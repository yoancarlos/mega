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256C2" w14:textId="77777777" w:rsidR="00582FF0" w:rsidRPr="0056488C" w:rsidRDefault="00582FF0" w:rsidP="00582FF0">
      <w:pPr>
        <w:pStyle w:val="Spacer"/>
      </w:pPr>
      <w:bookmarkStart w:id="0" w:name="_GoBack"/>
      <w:bookmarkEnd w:id="0"/>
      <w:r w:rsidRPr="0056488C">
        <w:rPr>
          <w:noProof/>
        </w:rPr>
        <w:drawing>
          <wp:anchor distT="0" distB="0" distL="114300" distR="114300" simplePos="0" relativeHeight="251662336" behindDoc="0" locked="1" layoutInCell="1" allowOverlap="1" wp14:anchorId="2C825826" wp14:editId="2C825827">
            <wp:simplePos x="0" y="0"/>
            <wp:positionH relativeFrom="page">
              <wp:posOffset>4613275</wp:posOffset>
            </wp:positionH>
            <wp:positionV relativeFrom="page">
              <wp:posOffset>393700</wp:posOffset>
            </wp:positionV>
            <wp:extent cx="2667000" cy="495300"/>
            <wp:effectExtent l="0" t="0" r="0" b="0"/>
            <wp:wrapNone/>
            <wp:docPr id="10" name="Logo" descr="logo_db_sch_D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logo_db_sch_DINA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488C">
        <w:rPr>
          <w:noProof/>
        </w:rPr>
        <w:drawing>
          <wp:anchor distT="0" distB="0" distL="114300" distR="114300" simplePos="0" relativeHeight="251661312" behindDoc="0" locked="1" layoutInCell="1" allowOverlap="1" wp14:anchorId="2C825828" wp14:editId="58F5641E">
            <wp:simplePos x="0" y="0"/>
            <wp:positionH relativeFrom="column">
              <wp:posOffset>3690620</wp:posOffset>
            </wp:positionH>
            <wp:positionV relativeFrom="paragraph">
              <wp:posOffset>-1634490</wp:posOffset>
            </wp:positionV>
            <wp:extent cx="2728595" cy="504190"/>
            <wp:effectExtent l="0" t="0" r="0" b="0"/>
            <wp:wrapNone/>
            <wp:docPr id="9" name="Logo" descr="xlaunch_DBG_schwarz"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xlaunch_DBG_schwar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8595" cy="504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6DB59" w14:textId="77777777" w:rsidR="00F072CC" w:rsidRDefault="00F072CC" w:rsidP="00F0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3"/>
        <w:gridCol w:w="7345"/>
      </w:tblGrid>
      <w:tr w:rsidR="00781050" w14:paraId="180EB86F" w14:textId="77777777" w:rsidTr="00781050">
        <w:tc>
          <w:tcPr>
            <w:tcW w:w="10984" w:type="dxa"/>
            <w:gridSpan w:val="2"/>
          </w:tcPr>
          <w:p w14:paraId="7BFF9BF3" w14:textId="5796693F" w:rsidR="00781050" w:rsidRPr="00781050" w:rsidRDefault="00307C42" w:rsidP="00307C42">
            <w:pPr>
              <w:ind w:left="0"/>
              <w:rPr>
                <w:b/>
                <w:sz w:val="36"/>
                <w:szCs w:val="36"/>
              </w:rPr>
            </w:pPr>
            <w:r>
              <w:rPr>
                <w:b/>
                <w:sz w:val="36"/>
                <w:szCs w:val="36"/>
              </w:rPr>
              <w:t>Process document</w:t>
            </w:r>
            <w:r w:rsidR="00AF71CC">
              <w:rPr>
                <w:b/>
                <w:sz w:val="36"/>
                <w:szCs w:val="36"/>
              </w:rPr>
              <w:t xml:space="preserve"> </w:t>
            </w:r>
          </w:p>
        </w:tc>
      </w:tr>
      <w:tr w:rsidR="001A1EA1" w14:paraId="21AE9C11" w14:textId="77777777" w:rsidTr="00781050">
        <w:tc>
          <w:tcPr>
            <w:tcW w:w="10984" w:type="dxa"/>
            <w:gridSpan w:val="2"/>
          </w:tcPr>
          <w:p w14:paraId="4DBE8985" w14:textId="14E849DE" w:rsidR="001A1EA1" w:rsidRPr="00781050" w:rsidRDefault="001A1EA1" w:rsidP="00781050">
            <w:pPr>
              <w:ind w:left="0"/>
              <w:rPr>
                <w:b/>
                <w:sz w:val="36"/>
                <w:szCs w:val="36"/>
              </w:rPr>
            </w:pPr>
          </w:p>
        </w:tc>
      </w:tr>
      <w:tr w:rsidR="00781050" w14:paraId="33D9FA0E" w14:textId="77777777" w:rsidTr="00781050">
        <w:tc>
          <w:tcPr>
            <w:tcW w:w="3510" w:type="dxa"/>
          </w:tcPr>
          <w:p w14:paraId="07C6373F" w14:textId="77777777" w:rsidR="00781050" w:rsidRDefault="00781050" w:rsidP="00781050">
            <w:pPr>
              <w:ind w:left="0"/>
            </w:pPr>
          </w:p>
        </w:tc>
        <w:tc>
          <w:tcPr>
            <w:tcW w:w="7474" w:type="dxa"/>
          </w:tcPr>
          <w:p w14:paraId="45AAC3B8" w14:textId="77777777" w:rsidR="00781050" w:rsidRDefault="00781050" w:rsidP="00781050">
            <w:pPr>
              <w:ind w:left="0"/>
              <w:rPr>
                <w:b/>
                <w:sz w:val="48"/>
                <w:szCs w:val="48"/>
              </w:rPr>
            </w:pPr>
          </w:p>
          <w:p w14:paraId="432336B8" w14:textId="77777777" w:rsidR="00781050" w:rsidRDefault="00781050" w:rsidP="00781050">
            <w:pPr>
              <w:ind w:left="0"/>
              <w:rPr>
                <w:b/>
                <w:sz w:val="48"/>
                <w:szCs w:val="48"/>
              </w:rPr>
            </w:pPr>
          </w:p>
          <w:p w14:paraId="5A4212D9" w14:textId="4F0A19CB" w:rsidR="00836504" w:rsidRPr="00A125DD" w:rsidRDefault="005614FF" w:rsidP="00FC2DDD">
            <w:pPr>
              <w:ind w:left="0"/>
              <w:rPr>
                <w:b/>
                <w:sz w:val="44"/>
                <w:szCs w:val="44"/>
              </w:rPr>
            </w:pPr>
            <w:r w:rsidRPr="005614FF">
              <w:rPr>
                <w:b/>
                <w:sz w:val="44"/>
                <w:szCs w:val="44"/>
              </w:rPr>
              <w:t>Enterprise Architecture Repository (MEGA)</w:t>
            </w:r>
          </w:p>
        </w:tc>
      </w:tr>
      <w:tr w:rsidR="00781050" w14:paraId="6A21D600" w14:textId="77777777" w:rsidTr="00781050">
        <w:tc>
          <w:tcPr>
            <w:tcW w:w="3510" w:type="dxa"/>
          </w:tcPr>
          <w:p w14:paraId="4C5AC227" w14:textId="77777777" w:rsidR="00781050" w:rsidRDefault="00781050" w:rsidP="00781050">
            <w:pPr>
              <w:ind w:left="0"/>
            </w:pPr>
          </w:p>
        </w:tc>
        <w:tc>
          <w:tcPr>
            <w:tcW w:w="7474" w:type="dxa"/>
          </w:tcPr>
          <w:p w14:paraId="7A785530" w14:textId="77777777" w:rsidR="00781050" w:rsidRDefault="00781050" w:rsidP="00781050">
            <w:pPr>
              <w:ind w:left="0"/>
              <w:rPr>
                <w:sz w:val="36"/>
                <w:szCs w:val="36"/>
              </w:rPr>
            </w:pPr>
          </w:p>
          <w:p w14:paraId="756912F0" w14:textId="77777777" w:rsidR="00781050" w:rsidRDefault="00781050" w:rsidP="00781050">
            <w:pPr>
              <w:ind w:left="0"/>
              <w:rPr>
                <w:sz w:val="36"/>
                <w:szCs w:val="36"/>
              </w:rPr>
            </w:pPr>
          </w:p>
          <w:p w14:paraId="5B086ECE" w14:textId="77777777" w:rsidR="00781050" w:rsidRDefault="00781050" w:rsidP="00781050">
            <w:pPr>
              <w:ind w:left="0"/>
              <w:rPr>
                <w:sz w:val="36"/>
                <w:szCs w:val="36"/>
              </w:rPr>
            </w:pPr>
          </w:p>
          <w:p w14:paraId="50D72E8E" w14:textId="1FA1E13E" w:rsidR="00781050" w:rsidRPr="00781050" w:rsidRDefault="00781050" w:rsidP="00781050">
            <w:pPr>
              <w:ind w:left="0"/>
              <w:rPr>
                <w:sz w:val="36"/>
                <w:szCs w:val="36"/>
              </w:rPr>
            </w:pPr>
            <w:r w:rsidRPr="00781050">
              <w:rPr>
                <w:sz w:val="36"/>
                <w:szCs w:val="36"/>
              </w:rPr>
              <w:t>Internal Use Only</w:t>
            </w:r>
          </w:p>
        </w:tc>
      </w:tr>
    </w:tbl>
    <w:p w14:paraId="14FEC572" w14:textId="77777777" w:rsidR="00781050" w:rsidRPr="00F072CC" w:rsidRDefault="00781050" w:rsidP="00781050">
      <w:pPr>
        <w:sectPr w:rsidR="00781050" w:rsidRPr="00F072CC" w:rsidSect="00CD4129">
          <w:headerReference w:type="default" r:id="rId15"/>
          <w:headerReference w:type="first" r:id="rId16"/>
          <w:pgSz w:w="12242" w:h="15842" w:code="1"/>
          <w:pgMar w:top="737" w:right="567" w:bottom="1021" w:left="907" w:header="720" w:footer="720" w:gutter="0"/>
          <w:paperSrc w:first="15" w:other="15"/>
          <w:cols w:space="720"/>
          <w:titlePg/>
          <w:docGrid w:linePitch="272"/>
        </w:sectPr>
      </w:pPr>
    </w:p>
    <w:p w14:paraId="2C8256CE" w14:textId="77777777" w:rsidR="00582FF0" w:rsidRPr="0056488C" w:rsidRDefault="00582FF0" w:rsidP="00582FF0"/>
    <w:p w14:paraId="2C8256CF" w14:textId="72DD3E1D" w:rsidR="00582FF0" w:rsidRPr="0056488C" w:rsidDel="00A10CB7" w:rsidRDefault="00582FF0">
      <w:pPr>
        <w:pStyle w:val="Heading2"/>
        <w:rPr>
          <w:del w:id="2" w:author="Nicole Fich" w:date="2018-09-19T11:56:00Z"/>
        </w:rPr>
        <w:pPrChange w:id="3" w:author="Nicole Fich" w:date="2018-09-19T11:54:00Z">
          <w:pPr/>
        </w:pPrChange>
      </w:pPr>
      <w:del w:id="4" w:author="Nicole Fich" w:date="2018-09-19T11:56:00Z">
        <w:r w:rsidRPr="0056488C" w:rsidDel="00A10CB7">
          <w:delText>Change History</w:delText>
        </w:r>
      </w:del>
    </w:p>
    <w:tbl>
      <w:tblPr>
        <w:tblStyle w:val="TableDBGStandard"/>
        <w:tblW w:w="9061" w:type="dxa"/>
        <w:tblLook w:val="01E0" w:firstRow="1" w:lastRow="1" w:firstColumn="1" w:lastColumn="1" w:noHBand="0" w:noVBand="0"/>
      </w:tblPr>
      <w:tblGrid>
        <w:gridCol w:w="727"/>
        <w:gridCol w:w="2118"/>
        <w:gridCol w:w="2240"/>
        <w:gridCol w:w="3976"/>
      </w:tblGrid>
      <w:tr w:rsidR="00582FF0" w:rsidRPr="0056488C" w:rsidDel="00A10CB7" w14:paraId="2C8256D4" w14:textId="72E73DE1" w:rsidTr="00363CC3">
        <w:trPr>
          <w:cnfStyle w:val="100000000000" w:firstRow="1" w:lastRow="0" w:firstColumn="0" w:lastColumn="0" w:oddVBand="0" w:evenVBand="0" w:oddHBand="0" w:evenHBand="0" w:firstRowFirstColumn="0" w:firstRowLastColumn="0" w:lastRowFirstColumn="0" w:lastRowLastColumn="0"/>
          <w:trHeight w:val="620"/>
          <w:del w:id="5" w:author="Nicole Fich" w:date="2018-09-19T11:56:00Z"/>
        </w:trPr>
        <w:tc>
          <w:tcPr>
            <w:tcW w:w="72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8256D0" w14:textId="7C61F3D3" w:rsidR="00582FF0" w:rsidRPr="0056488C" w:rsidDel="00A10CB7" w:rsidRDefault="00582FF0" w:rsidP="001A1EA1">
            <w:pPr>
              <w:pStyle w:val="TextTableDBGStandard"/>
              <w:rPr>
                <w:del w:id="6" w:author="Nicole Fich" w:date="2018-09-19T11:56:00Z"/>
              </w:rPr>
            </w:pPr>
            <w:del w:id="7" w:author="Nicole Fich" w:date="2018-09-19T11:56:00Z">
              <w:r w:rsidRPr="0056488C" w:rsidDel="00A10CB7">
                <w:delText>Version</w:delText>
              </w:r>
            </w:del>
          </w:p>
        </w:tc>
        <w:tc>
          <w:tcPr>
            <w:tcW w:w="211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8256D1" w14:textId="611FE921" w:rsidR="00582FF0" w:rsidRPr="0056488C" w:rsidDel="00A10CB7" w:rsidRDefault="00582FF0" w:rsidP="001A1EA1">
            <w:pPr>
              <w:pStyle w:val="TextTableDBGStandard"/>
              <w:rPr>
                <w:del w:id="8" w:author="Nicole Fich" w:date="2018-09-19T11:56:00Z"/>
              </w:rPr>
            </w:pPr>
            <w:del w:id="9" w:author="Nicole Fich" w:date="2018-09-19T11:56:00Z">
              <w:r w:rsidRPr="0056488C" w:rsidDel="00A10CB7">
                <w:delText>Date</w:delText>
              </w:r>
            </w:del>
          </w:p>
        </w:tc>
        <w:tc>
          <w:tcPr>
            <w:tcW w:w="22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8256D2" w14:textId="3CE0E64D" w:rsidR="00582FF0" w:rsidRPr="0056488C" w:rsidDel="00A10CB7" w:rsidRDefault="00582FF0" w:rsidP="001A1EA1">
            <w:pPr>
              <w:pStyle w:val="TextTableDBGStandard"/>
              <w:rPr>
                <w:del w:id="10" w:author="Nicole Fich" w:date="2018-09-19T11:56:00Z"/>
              </w:rPr>
            </w:pPr>
            <w:del w:id="11" w:author="Nicole Fich" w:date="2018-09-19T11:56:00Z">
              <w:r w:rsidRPr="0056488C" w:rsidDel="00A10CB7">
                <w:delText>Author</w:delText>
              </w:r>
            </w:del>
          </w:p>
        </w:tc>
        <w:tc>
          <w:tcPr>
            <w:tcW w:w="397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8256D3" w14:textId="0031005A" w:rsidR="00582FF0" w:rsidRPr="0056488C" w:rsidDel="00A10CB7" w:rsidRDefault="00582FF0" w:rsidP="001A1EA1">
            <w:pPr>
              <w:pStyle w:val="TextTableDBGStandard"/>
              <w:rPr>
                <w:del w:id="12" w:author="Nicole Fich" w:date="2018-09-19T11:56:00Z"/>
              </w:rPr>
            </w:pPr>
            <w:del w:id="13" w:author="Nicole Fich" w:date="2018-09-19T11:56:00Z">
              <w:r w:rsidRPr="0056488C" w:rsidDel="00A10CB7">
                <w:delText>Change reason</w:delText>
              </w:r>
            </w:del>
          </w:p>
        </w:tc>
      </w:tr>
      <w:tr w:rsidR="00B9214C" w:rsidRPr="00256C66" w:rsidDel="00A10CB7" w14:paraId="2C8256D9" w14:textId="30C18604" w:rsidTr="00363CC3">
        <w:trPr>
          <w:trHeight w:val="598"/>
          <w:del w:id="14" w:author="Nicole Fich" w:date="2018-09-19T11:56:00Z"/>
        </w:trPr>
        <w:tc>
          <w:tcPr>
            <w:tcW w:w="727" w:type="dxa"/>
          </w:tcPr>
          <w:p w14:paraId="2C8256D5" w14:textId="5D139BDF" w:rsidR="00B9214C" w:rsidRPr="0056488C" w:rsidDel="00A10CB7" w:rsidRDefault="00556694" w:rsidP="001A1EA1">
            <w:pPr>
              <w:pStyle w:val="TextTableDBGStandard"/>
              <w:rPr>
                <w:del w:id="15" w:author="Nicole Fich" w:date="2018-09-19T11:56:00Z"/>
              </w:rPr>
            </w:pPr>
            <w:del w:id="16" w:author="Nicole Fich" w:date="2018-09-19T11:56:00Z">
              <w:r w:rsidDel="00A10CB7">
                <w:delText>1.0</w:delText>
              </w:r>
            </w:del>
          </w:p>
        </w:tc>
        <w:tc>
          <w:tcPr>
            <w:tcW w:w="2118" w:type="dxa"/>
          </w:tcPr>
          <w:p w14:paraId="2C8256D6" w14:textId="7E11C2E2" w:rsidR="00B9214C" w:rsidRPr="0056488C" w:rsidDel="00A10CB7" w:rsidRDefault="00556694" w:rsidP="005614FF">
            <w:pPr>
              <w:pStyle w:val="TextTableDBGStandard"/>
              <w:rPr>
                <w:del w:id="17" w:author="Nicole Fich" w:date="2018-09-19T11:56:00Z"/>
              </w:rPr>
            </w:pPr>
            <w:del w:id="18" w:author="Nicole Fich" w:date="2018-09-19T11:56:00Z">
              <w:r w:rsidDel="00A10CB7">
                <w:delText>201</w:delText>
              </w:r>
              <w:r w:rsidR="00FC2DDD" w:rsidDel="00A10CB7">
                <w:delText>7</w:delText>
              </w:r>
              <w:r w:rsidDel="00A10CB7">
                <w:delText>/</w:delText>
              </w:r>
              <w:r w:rsidR="00DB4755" w:rsidDel="00A10CB7">
                <w:delText>08/22</w:delText>
              </w:r>
            </w:del>
          </w:p>
        </w:tc>
        <w:tc>
          <w:tcPr>
            <w:tcW w:w="2240" w:type="dxa"/>
          </w:tcPr>
          <w:p w14:paraId="2C8256D7" w14:textId="456F8365" w:rsidR="00556694" w:rsidRPr="0056488C" w:rsidDel="00A10CB7" w:rsidRDefault="00DB4755" w:rsidP="00A125DD">
            <w:pPr>
              <w:pStyle w:val="TextTableDBGStandard"/>
              <w:rPr>
                <w:del w:id="19" w:author="Nicole Fich" w:date="2018-09-19T11:56:00Z"/>
              </w:rPr>
            </w:pPr>
            <w:del w:id="20" w:author="Nicole Fich" w:date="2018-09-19T11:56:00Z">
              <w:r w:rsidDel="00A10CB7">
                <w:delText>Arne Rosin / Nicole Fich</w:delText>
              </w:r>
            </w:del>
          </w:p>
        </w:tc>
        <w:tc>
          <w:tcPr>
            <w:tcW w:w="3976" w:type="dxa"/>
          </w:tcPr>
          <w:p w14:paraId="2C8256D8" w14:textId="306BC06B" w:rsidR="00B9214C" w:rsidRPr="0056488C" w:rsidDel="00A10CB7" w:rsidRDefault="0020088B" w:rsidP="0020088B">
            <w:pPr>
              <w:pStyle w:val="TextTableDBGStandard"/>
              <w:rPr>
                <w:del w:id="21" w:author="Nicole Fich" w:date="2018-09-19T11:56:00Z"/>
              </w:rPr>
            </w:pPr>
            <w:del w:id="22" w:author="Nicole Fich" w:date="2018-09-19T11:56:00Z">
              <w:r w:rsidDel="00A10CB7">
                <w:delText>Initial version</w:delText>
              </w:r>
            </w:del>
          </w:p>
        </w:tc>
      </w:tr>
      <w:tr w:rsidR="00B9214C" w:rsidRPr="00256C66" w:rsidDel="00A10CB7" w14:paraId="2C8256DE" w14:textId="5BC1ED76" w:rsidTr="00363CC3">
        <w:trPr>
          <w:trHeight w:val="577"/>
          <w:del w:id="23" w:author="Nicole Fich" w:date="2018-09-19T11:56:00Z"/>
        </w:trPr>
        <w:tc>
          <w:tcPr>
            <w:tcW w:w="727" w:type="dxa"/>
          </w:tcPr>
          <w:p w14:paraId="2C8256DA" w14:textId="0B6F3FA7" w:rsidR="00B9214C" w:rsidRPr="0056488C" w:rsidDel="00A10CB7" w:rsidRDefault="00315F4A" w:rsidP="00767D12">
            <w:pPr>
              <w:pStyle w:val="TextTableDBGStandard"/>
              <w:rPr>
                <w:del w:id="24" w:author="Nicole Fich" w:date="2018-09-19T11:56:00Z"/>
              </w:rPr>
            </w:pPr>
            <w:del w:id="25" w:author="Nicole Fich" w:date="2018-09-19T11:56:00Z">
              <w:r w:rsidDel="00A10CB7">
                <w:delText>1.0</w:delText>
              </w:r>
            </w:del>
          </w:p>
        </w:tc>
        <w:tc>
          <w:tcPr>
            <w:tcW w:w="2118" w:type="dxa"/>
          </w:tcPr>
          <w:p w14:paraId="2C8256DB" w14:textId="2DFF28F6" w:rsidR="00B9214C" w:rsidRPr="0056488C" w:rsidDel="00A10CB7" w:rsidRDefault="00315F4A" w:rsidP="001A1EA1">
            <w:pPr>
              <w:pStyle w:val="TextTableDBGStandard"/>
              <w:rPr>
                <w:del w:id="26" w:author="Nicole Fich" w:date="2018-09-19T11:56:00Z"/>
              </w:rPr>
            </w:pPr>
            <w:del w:id="27" w:author="Nicole Fich" w:date="2018-09-19T11:56:00Z">
              <w:r w:rsidDel="00A10CB7">
                <w:delText>2017/12/11</w:delText>
              </w:r>
            </w:del>
          </w:p>
        </w:tc>
        <w:tc>
          <w:tcPr>
            <w:tcW w:w="2240" w:type="dxa"/>
          </w:tcPr>
          <w:p w14:paraId="2C8256DC" w14:textId="2F7250DD" w:rsidR="00B9214C" w:rsidRPr="0056488C" w:rsidDel="00A10CB7" w:rsidRDefault="00315F4A" w:rsidP="001A1EA1">
            <w:pPr>
              <w:pStyle w:val="TextTableDBGStandard"/>
              <w:rPr>
                <w:del w:id="28" w:author="Nicole Fich" w:date="2018-09-19T11:56:00Z"/>
              </w:rPr>
            </w:pPr>
            <w:del w:id="29" w:author="Nicole Fich" w:date="2018-09-19T11:56:00Z">
              <w:r w:rsidDel="00A10CB7">
                <w:delText>Nicole Fich</w:delText>
              </w:r>
            </w:del>
          </w:p>
        </w:tc>
        <w:tc>
          <w:tcPr>
            <w:tcW w:w="3976" w:type="dxa"/>
          </w:tcPr>
          <w:p w14:paraId="2C8256DD" w14:textId="2165DC52" w:rsidR="00B9214C" w:rsidRPr="0056488C" w:rsidDel="00A10CB7" w:rsidRDefault="00315F4A" w:rsidP="00767D12">
            <w:pPr>
              <w:pStyle w:val="TextTableDBGStandard"/>
              <w:rPr>
                <w:del w:id="30" w:author="Nicole Fich" w:date="2018-09-19T11:56:00Z"/>
              </w:rPr>
            </w:pPr>
            <w:del w:id="31" w:author="Nicole Fich" w:date="2018-09-19T11:56:00Z">
              <w:r w:rsidDel="00A10CB7">
                <w:delText>Input of Mario Quonils</w:delText>
              </w:r>
            </w:del>
          </w:p>
        </w:tc>
      </w:tr>
      <w:tr w:rsidR="00B9214C" w:rsidRPr="00256C66" w:rsidDel="00A10CB7" w14:paraId="2C8256E3" w14:textId="134E5581" w:rsidTr="00363CC3">
        <w:trPr>
          <w:trHeight w:val="598"/>
          <w:del w:id="32" w:author="Nicole Fich" w:date="2018-09-19T11:56:00Z"/>
        </w:trPr>
        <w:tc>
          <w:tcPr>
            <w:tcW w:w="727" w:type="dxa"/>
          </w:tcPr>
          <w:p w14:paraId="2C8256DF" w14:textId="076F1125" w:rsidR="00B9214C" w:rsidRPr="0056488C" w:rsidDel="00A10CB7" w:rsidRDefault="00F029EF" w:rsidP="001A1EA1">
            <w:pPr>
              <w:pStyle w:val="TextTableDBGStandard"/>
              <w:rPr>
                <w:del w:id="33" w:author="Nicole Fich" w:date="2018-09-19T11:56:00Z"/>
              </w:rPr>
            </w:pPr>
            <w:del w:id="34" w:author="Nicole Fich" w:date="2018-09-19T11:56:00Z">
              <w:r w:rsidDel="00A10CB7">
                <w:delText>1.1</w:delText>
              </w:r>
            </w:del>
          </w:p>
        </w:tc>
        <w:tc>
          <w:tcPr>
            <w:tcW w:w="2118" w:type="dxa"/>
          </w:tcPr>
          <w:p w14:paraId="2C8256E0" w14:textId="2C2D37E1" w:rsidR="00B9214C" w:rsidRPr="0056488C" w:rsidDel="00A10CB7" w:rsidRDefault="00F029EF" w:rsidP="001A1EA1">
            <w:pPr>
              <w:pStyle w:val="TextTableDBGStandard"/>
              <w:rPr>
                <w:del w:id="35" w:author="Nicole Fich" w:date="2018-09-19T11:56:00Z"/>
              </w:rPr>
            </w:pPr>
            <w:del w:id="36" w:author="Nicole Fich" w:date="2018-09-19T11:56:00Z">
              <w:r w:rsidDel="00A10CB7">
                <w:delText>2018/02/15</w:delText>
              </w:r>
            </w:del>
          </w:p>
        </w:tc>
        <w:tc>
          <w:tcPr>
            <w:tcW w:w="2240" w:type="dxa"/>
          </w:tcPr>
          <w:p w14:paraId="2C8256E1" w14:textId="7C281888" w:rsidR="00B9214C" w:rsidRPr="0056488C" w:rsidDel="00A10CB7" w:rsidRDefault="00F029EF" w:rsidP="001A1EA1">
            <w:pPr>
              <w:pStyle w:val="TextTableDBGStandard"/>
              <w:rPr>
                <w:del w:id="37" w:author="Nicole Fich" w:date="2018-09-19T11:56:00Z"/>
              </w:rPr>
            </w:pPr>
            <w:del w:id="38" w:author="Nicole Fich" w:date="2018-09-19T11:56:00Z">
              <w:r w:rsidDel="00A10CB7">
                <w:delText>Nicole Fich</w:delText>
              </w:r>
            </w:del>
          </w:p>
        </w:tc>
        <w:tc>
          <w:tcPr>
            <w:tcW w:w="3976" w:type="dxa"/>
          </w:tcPr>
          <w:p w14:paraId="2C8256E2" w14:textId="68C61CDE" w:rsidR="00B9214C" w:rsidRPr="0056488C" w:rsidDel="00A10CB7" w:rsidRDefault="00F029EF" w:rsidP="00166B20">
            <w:pPr>
              <w:pStyle w:val="TextTableDBGStandard"/>
              <w:rPr>
                <w:del w:id="39" w:author="Nicole Fich" w:date="2018-09-19T11:56:00Z"/>
              </w:rPr>
            </w:pPr>
            <w:del w:id="40" w:author="Nicole Fich" w:date="2018-09-19T11:56:00Z">
              <w:r w:rsidDel="00A10CB7">
                <w:delText>Update roles&amp;responsibilities, MEGA contacts</w:delText>
              </w:r>
            </w:del>
          </w:p>
        </w:tc>
      </w:tr>
      <w:tr w:rsidR="00760DEB" w:rsidRPr="00256C66" w:rsidDel="00A10CB7" w14:paraId="659CB821" w14:textId="6EE555B4" w:rsidTr="00363CC3">
        <w:trPr>
          <w:cnfStyle w:val="010000000000" w:firstRow="0" w:lastRow="1" w:firstColumn="0" w:lastColumn="0" w:oddVBand="0" w:evenVBand="0" w:oddHBand="0" w:evenHBand="0" w:firstRowFirstColumn="0" w:firstRowLastColumn="0" w:lastRowFirstColumn="0" w:lastRowLastColumn="0"/>
          <w:trHeight w:val="598"/>
          <w:del w:id="41" w:author="Nicole Fich" w:date="2018-09-19T11:56:00Z"/>
        </w:trPr>
        <w:tc>
          <w:tcPr>
            <w:tcW w:w="727" w:type="dxa"/>
          </w:tcPr>
          <w:p w14:paraId="32168715" w14:textId="21FD1FF3" w:rsidR="00760DEB" w:rsidDel="00A10CB7" w:rsidRDefault="00760DEB" w:rsidP="001A1EA1">
            <w:pPr>
              <w:pStyle w:val="TextTableDBGStandard"/>
              <w:rPr>
                <w:del w:id="42" w:author="Nicole Fich" w:date="2018-09-19T11:56:00Z"/>
              </w:rPr>
            </w:pPr>
            <w:del w:id="43" w:author="Nicole Fich" w:date="2018-09-19T11:56:00Z">
              <w:r w:rsidDel="00A10CB7">
                <w:delText>1.2</w:delText>
              </w:r>
            </w:del>
          </w:p>
        </w:tc>
        <w:tc>
          <w:tcPr>
            <w:tcW w:w="2118" w:type="dxa"/>
          </w:tcPr>
          <w:p w14:paraId="25490D78" w14:textId="15347336" w:rsidR="00760DEB" w:rsidDel="00A10CB7" w:rsidRDefault="00760DEB" w:rsidP="004651CA">
            <w:pPr>
              <w:pStyle w:val="TextTableDBGStandard"/>
              <w:rPr>
                <w:del w:id="44" w:author="Nicole Fich" w:date="2018-09-19T11:56:00Z"/>
              </w:rPr>
            </w:pPr>
            <w:del w:id="45" w:author="Nicole Fich" w:date="2018-09-19T11:56:00Z">
              <w:r w:rsidDel="00A10CB7">
                <w:delText>2018</w:delText>
              </w:r>
              <w:r w:rsidR="004651CA" w:rsidDel="00A10CB7">
                <w:delText>/</w:delText>
              </w:r>
              <w:r w:rsidDel="00A10CB7">
                <w:delText>08</w:delText>
              </w:r>
              <w:r w:rsidR="004651CA" w:rsidDel="00A10CB7">
                <w:delText>/</w:delText>
              </w:r>
              <w:r w:rsidDel="00A10CB7">
                <w:delText>01</w:delText>
              </w:r>
            </w:del>
          </w:p>
        </w:tc>
        <w:tc>
          <w:tcPr>
            <w:tcW w:w="2240" w:type="dxa"/>
          </w:tcPr>
          <w:p w14:paraId="7E966A17" w14:textId="36CC5240" w:rsidR="00760DEB" w:rsidDel="00A10CB7" w:rsidRDefault="00760DEB" w:rsidP="001A1EA1">
            <w:pPr>
              <w:pStyle w:val="TextTableDBGStandard"/>
              <w:rPr>
                <w:del w:id="46" w:author="Nicole Fich" w:date="2018-09-19T11:56:00Z"/>
              </w:rPr>
            </w:pPr>
            <w:del w:id="47" w:author="Nicole Fich" w:date="2018-09-19T11:56:00Z">
              <w:r w:rsidDel="00A10CB7">
                <w:delText>Nicole Fich</w:delText>
              </w:r>
            </w:del>
          </w:p>
        </w:tc>
        <w:tc>
          <w:tcPr>
            <w:tcW w:w="3976" w:type="dxa"/>
          </w:tcPr>
          <w:p w14:paraId="6B70E8B7" w14:textId="51D18B99" w:rsidR="00760DEB" w:rsidDel="00A10CB7" w:rsidRDefault="00760DEB" w:rsidP="00166B20">
            <w:pPr>
              <w:pStyle w:val="TextTableDBGStandard"/>
              <w:rPr>
                <w:del w:id="48" w:author="Nicole Fich" w:date="2018-09-19T11:56:00Z"/>
              </w:rPr>
            </w:pPr>
            <w:del w:id="49" w:author="Nicole Fich" w:date="2018-09-19T11:56:00Z">
              <w:r w:rsidDel="00A10CB7">
                <w:delText>Update on processes</w:delText>
              </w:r>
            </w:del>
          </w:p>
        </w:tc>
      </w:tr>
    </w:tbl>
    <w:p w14:paraId="7E84ED22" w14:textId="162D906F" w:rsidR="00A10CB7" w:rsidRPr="00A10CB7" w:rsidDel="00A10CB7" w:rsidRDefault="00A10CB7">
      <w:pPr>
        <w:pStyle w:val="TextTableDBGStandard"/>
        <w:rPr>
          <w:del w:id="50" w:author="Nicole Fich" w:date="2018-09-19T11:56:00Z"/>
          <w:rFonts w:ascii="News Gothic GDB" w:hAnsi="News Gothic GDB" w:cs="Times New Roman"/>
          <w:sz w:val="20"/>
          <w:szCs w:val="20"/>
          <w:lang w:val="en-GB"/>
          <w:rPrChange w:id="51" w:author="Nicole Fich" w:date="2018-09-19T11:55:00Z">
            <w:rPr>
              <w:del w:id="52" w:author="Nicole Fich" w:date="2018-09-19T11:56:00Z"/>
              <w:b/>
              <w:sz w:val="24"/>
              <w:szCs w:val="24"/>
            </w:rPr>
          </w:rPrChange>
        </w:rPr>
        <w:pPrChange w:id="53" w:author="Nicole Fich" w:date="2018-09-19T11:55:00Z">
          <w:pPr/>
        </w:pPrChange>
      </w:pPr>
    </w:p>
    <w:p w14:paraId="6ACD988C" w14:textId="06C0DF51" w:rsidR="00ED0474" w:rsidDel="00A10CB7" w:rsidRDefault="00ED0474">
      <w:pPr>
        <w:pStyle w:val="Heading2"/>
        <w:rPr>
          <w:del w:id="54" w:author="Nicole Fich" w:date="2018-09-19T11:56:00Z"/>
        </w:rPr>
        <w:pPrChange w:id="55" w:author="Nicole Fich" w:date="2018-09-19T11:54:00Z">
          <w:pPr/>
        </w:pPrChange>
      </w:pPr>
      <w:del w:id="56" w:author="Nicole Fich" w:date="2018-09-19T11:53:00Z">
        <w:r w:rsidDel="00A10CB7">
          <w:delText>References</w:delText>
        </w:r>
      </w:del>
    </w:p>
    <w:tbl>
      <w:tblPr>
        <w:tblStyle w:val="TableDBGStandard"/>
        <w:tblW w:w="9072" w:type="dxa"/>
        <w:tblLayout w:type="fixed"/>
        <w:tblLook w:val="01E0" w:firstRow="1" w:lastRow="1" w:firstColumn="1" w:lastColumn="1" w:noHBand="0" w:noVBand="0"/>
      </w:tblPr>
      <w:tblGrid>
        <w:gridCol w:w="313"/>
        <w:gridCol w:w="2238"/>
        <w:gridCol w:w="6521"/>
      </w:tblGrid>
      <w:tr w:rsidR="00ED0474" w:rsidRPr="0056488C" w:rsidDel="00A10CB7" w14:paraId="4CCAFCB8" w14:textId="3C9CA354" w:rsidTr="00C34669">
        <w:trPr>
          <w:cnfStyle w:val="100000000000" w:firstRow="1" w:lastRow="0" w:firstColumn="0" w:lastColumn="0" w:oddVBand="0" w:evenVBand="0" w:oddHBand="0" w:evenHBand="0" w:firstRowFirstColumn="0" w:firstRowLastColumn="0" w:lastRowFirstColumn="0" w:lastRowLastColumn="0"/>
          <w:trHeight w:val="620"/>
          <w:del w:id="57" w:author="Nicole Fich" w:date="2018-09-19T11:56:00Z"/>
        </w:trPr>
        <w:tc>
          <w:tcPr>
            <w:tcW w:w="313" w:type="dxa"/>
          </w:tcPr>
          <w:p w14:paraId="0D426A84" w14:textId="03B73085" w:rsidR="00ED0474" w:rsidRPr="0056488C" w:rsidDel="00A10CB7" w:rsidRDefault="00ED0474" w:rsidP="001A1EA1">
            <w:pPr>
              <w:pStyle w:val="TextTableDBGStandard"/>
              <w:rPr>
                <w:del w:id="58" w:author="Nicole Fich" w:date="2018-09-19T11:56:00Z"/>
              </w:rPr>
            </w:pPr>
            <w:del w:id="59" w:author="Nicole Fich" w:date="2018-09-19T11:56:00Z">
              <w:r w:rsidDel="00A10CB7">
                <w:delText>No</w:delText>
              </w:r>
            </w:del>
          </w:p>
        </w:tc>
        <w:tc>
          <w:tcPr>
            <w:tcW w:w="2238" w:type="dxa"/>
          </w:tcPr>
          <w:p w14:paraId="47FCFCAE" w14:textId="484FDD7C" w:rsidR="00ED0474" w:rsidRPr="0056488C" w:rsidDel="00A10CB7" w:rsidRDefault="00ED0474" w:rsidP="001A1EA1">
            <w:pPr>
              <w:pStyle w:val="TextTableDBGStandard"/>
              <w:rPr>
                <w:del w:id="60" w:author="Nicole Fich" w:date="2018-09-19T11:56:00Z"/>
              </w:rPr>
            </w:pPr>
            <w:del w:id="61" w:author="Nicole Fich" w:date="2018-09-19T11:56:00Z">
              <w:r w:rsidDel="00A10CB7">
                <w:delText>Title</w:delText>
              </w:r>
            </w:del>
          </w:p>
        </w:tc>
        <w:tc>
          <w:tcPr>
            <w:tcW w:w="6521" w:type="dxa"/>
          </w:tcPr>
          <w:p w14:paraId="4F7677ED" w14:textId="413580D8" w:rsidR="00ED0474" w:rsidRPr="0056488C" w:rsidDel="00A10CB7" w:rsidRDefault="00ED0474" w:rsidP="001A1EA1">
            <w:pPr>
              <w:pStyle w:val="TextTableDBGStandard"/>
              <w:rPr>
                <w:del w:id="62" w:author="Nicole Fich" w:date="2018-09-19T11:56:00Z"/>
              </w:rPr>
            </w:pPr>
            <w:del w:id="63" w:author="Nicole Fich" w:date="2018-09-19T11:56:00Z">
              <w:r w:rsidDel="00A10CB7">
                <w:delText>Location</w:delText>
              </w:r>
            </w:del>
          </w:p>
        </w:tc>
      </w:tr>
      <w:tr w:rsidR="00ED0474" w:rsidRPr="0096196B" w:rsidDel="00A10CB7" w14:paraId="2397FCA1" w14:textId="520738A7" w:rsidTr="00C34669">
        <w:trPr>
          <w:trHeight w:val="598"/>
          <w:del w:id="64" w:author="Nicole Fich" w:date="2018-09-19T11:56:00Z"/>
        </w:trPr>
        <w:tc>
          <w:tcPr>
            <w:tcW w:w="313" w:type="dxa"/>
          </w:tcPr>
          <w:p w14:paraId="224E0DD1" w14:textId="11E0C485" w:rsidR="00ED0474" w:rsidRPr="0056488C" w:rsidDel="00A10CB7" w:rsidRDefault="00A13CF5" w:rsidP="001A1EA1">
            <w:pPr>
              <w:pStyle w:val="TextTableDBGStandard"/>
              <w:rPr>
                <w:del w:id="65" w:author="Nicole Fich" w:date="2018-09-19T11:56:00Z"/>
              </w:rPr>
            </w:pPr>
            <w:del w:id="66" w:author="Nicole Fich" w:date="2018-09-19T11:56:00Z">
              <w:r w:rsidDel="00A10CB7">
                <w:delText>1</w:delText>
              </w:r>
            </w:del>
          </w:p>
        </w:tc>
        <w:tc>
          <w:tcPr>
            <w:tcW w:w="2238" w:type="dxa"/>
          </w:tcPr>
          <w:p w14:paraId="2774BEC7" w14:textId="033CEC96" w:rsidR="00ED0474" w:rsidRPr="0056488C" w:rsidDel="00A10CB7" w:rsidRDefault="005614FF" w:rsidP="001A1EA1">
            <w:pPr>
              <w:pStyle w:val="TextTableDBGStandard"/>
              <w:rPr>
                <w:del w:id="67" w:author="Nicole Fich" w:date="2018-09-19T11:56:00Z"/>
              </w:rPr>
            </w:pPr>
            <w:del w:id="68" w:author="Nicole Fich" w:date="2018-09-19T11:56:00Z">
              <w:r w:rsidRPr="005614FF" w:rsidDel="00A10CB7">
                <w:delText>Enterprise Architecture Repository (MEGA)</w:delText>
              </w:r>
              <w:r w:rsidDel="00A10CB7">
                <w:delText xml:space="preserve"> </w:delText>
              </w:r>
              <w:r w:rsidR="00075D7A" w:rsidDel="00A10CB7">
                <w:delText>Process</w:delText>
              </w:r>
            </w:del>
          </w:p>
        </w:tc>
        <w:tc>
          <w:tcPr>
            <w:tcW w:w="6521" w:type="dxa"/>
          </w:tcPr>
          <w:p w14:paraId="44C7A671" w14:textId="68885A90" w:rsidR="00ED0474" w:rsidRPr="0056488C" w:rsidDel="00A10CB7" w:rsidRDefault="00C9240D" w:rsidP="001A1EA1">
            <w:pPr>
              <w:pStyle w:val="TextTableDBGStandard"/>
              <w:rPr>
                <w:del w:id="69" w:author="Nicole Fich" w:date="2018-09-19T11:56:00Z"/>
              </w:rPr>
            </w:pPr>
            <w:del w:id="70" w:author="Nicole Fich" w:date="2018-09-19T11:56:00Z">
              <w:r w:rsidDel="00A10CB7">
                <w:rPr>
                  <w:rStyle w:val="Hyperlink"/>
                  <w:color w:val="auto"/>
                </w:rPr>
                <w:fldChar w:fldCharType="begin"/>
              </w:r>
              <w:r w:rsidDel="00A10CB7">
                <w:rPr>
                  <w:rStyle w:val="Hyperlink"/>
                  <w:rFonts w:asciiTheme="minorHAnsi" w:hAnsiTheme="minorHAnsi" w:cstheme="minorBidi"/>
                  <w:color w:val="auto"/>
                  <w:sz w:val="22"/>
                  <w:szCs w:val="22"/>
                </w:rPr>
                <w:delInstrText xml:space="preserve"> HYPERLINK "http://intranet.deutsche-boerse.de/INTRANET/departments/ci_tqm.nsf/WebDocuments/BE96524AC06A3301C1257E220035114B" </w:delInstrText>
              </w:r>
              <w:r w:rsidDel="00A10CB7">
                <w:rPr>
                  <w:rStyle w:val="Hyperlink"/>
                  <w:color w:val="auto"/>
                </w:rPr>
                <w:fldChar w:fldCharType="separate"/>
              </w:r>
              <w:r w:rsidR="0092160D" w:rsidRPr="00A125DD" w:rsidDel="00A10CB7">
                <w:rPr>
                  <w:rStyle w:val="Hyperlink"/>
                  <w:color w:val="auto"/>
                </w:rPr>
                <w:delText>I</w:delText>
              </w:r>
              <w:r w:rsidR="0092160D" w:rsidRPr="002C5554" w:rsidDel="00A10CB7">
                <w:rPr>
                  <w:rStyle w:val="Hyperlink"/>
                  <w:color w:val="auto"/>
                </w:rPr>
                <w:delText>ntranet: Guidelines/IT/Guidelines IT/IT Process Descriptions</w:delText>
              </w:r>
              <w:r w:rsidDel="00A10CB7">
                <w:rPr>
                  <w:rStyle w:val="Hyperlink"/>
                  <w:color w:val="auto"/>
                </w:rPr>
                <w:fldChar w:fldCharType="end"/>
              </w:r>
            </w:del>
          </w:p>
        </w:tc>
      </w:tr>
      <w:tr w:rsidR="00ED0474" w:rsidRPr="00E41AAD" w:rsidDel="00A10CB7" w14:paraId="63BCE830" w14:textId="7AF7BB75" w:rsidTr="00C34669">
        <w:trPr>
          <w:trHeight w:val="577"/>
          <w:del w:id="71" w:author="Nicole Fich" w:date="2018-09-19T11:56:00Z"/>
        </w:trPr>
        <w:tc>
          <w:tcPr>
            <w:tcW w:w="313" w:type="dxa"/>
          </w:tcPr>
          <w:p w14:paraId="18C366A3" w14:textId="1C33D8BF" w:rsidR="00ED0474" w:rsidRPr="0056488C" w:rsidDel="00A10CB7" w:rsidRDefault="001537BE" w:rsidP="001A1EA1">
            <w:pPr>
              <w:pStyle w:val="TextTableDBGStandard"/>
              <w:rPr>
                <w:del w:id="72" w:author="Nicole Fich" w:date="2018-09-19T11:56:00Z"/>
              </w:rPr>
            </w:pPr>
            <w:del w:id="73" w:author="Nicole Fich" w:date="2018-09-19T11:56:00Z">
              <w:r w:rsidDel="00A10CB7">
                <w:delText>2</w:delText>
              </w:r>
            </w:del>
          </w:p>
        </w:tc>
        <w:tc>
          <w:tcPr>
            <w:tcW w:w="2238" w:type="dxa"/>
          </w:tcPr>
          <w:p w14:paraId="1B452CE5" w14:textId="2DE85933" w:rsidR="00ED0474" w:rsidRPr="0056488C" w:rsidDel="00A10CB7" w:rsidRDefault="001537BE" w:rsidP="001A1EA1">
            <w:pPr>
              <w:pStyle w:val="TextTableDBGStandard"/>
              <w:rPr>
                <w:del w:id="74" w:author="Nicole Fich" w:date="2018-09-19T11:56:00Z"/>
              </w:rPr>
            </w:pPr>
            <w:del w:id="75" w:author="Nicole Fich" w:date="2018-09-19T11:56:00Z">
              <w:r w:rsidDel="00A10CB7">
                <w:delText>Clearing Modelling Guide</w:delText>
              </w:r>
            </w:del>
          </w:p>
        </w:tc>
        <w:tc>
          <w:tcPr>
            <w:tcW w:w="6521" w:type="dxa"/>
          </w:tcPr>
          <w:p w14:paraId="47D81114" w14:textId="78694E8F" w:rsidR="00ED0474" w:rsidRPr="0056488C" w:rsidDel="00A10CB7" w:rsidRDefault="00C56E5B" w:rsidP="00FC2DDD">
            <w:pPr>
              <w:pStyle w:val="TextTableDBGStandard"/>
              <w:rPr>
                <w:del w:id="76" w:author="Nicole Fich" w:date="2018-09-19T11:56:00Z"/>
              </w:rPr>
            </w:pPr>
            <w:del w:id="77" w:author="Nicole Fich" w:date="2018-09-19T11:56:00Z">
              <w:r w:rsidDel="00A10CB7">
                <w:delText>See document in annex</w:delText>
              </w:r>
            </w:del>
          </w:p>
        </w:tc>
      </w:tr>
      <w:tr w:rsidR="00ED0474" w:rsidRPr="0096196B" w:rsidDel="00A10CB7" w14:paraId="55C5EE98" w14:textId="441DB52E" w:rsidTr="00C34669">
        <w:trPr>
          <w:cnfStyle w:val="010000000000" w:firstRow="0" w:lastRow="1" w:firstColumn="0" w:lastColumn="0" w:oddVBand="0" w:evenVBand="0" w:oddHBand="0" w:evenHBand="0" w:firstRowFirstColumn="0" w:firstRowLastColumn="0" w:lastRowFirstColumn="0" w:lastRowLastColumn="0"/>
          <w:trHeight w:val="598"/>
          <w:del w:id="78" w:author="Nicole Fich" w:date="2018-09-19T11:56:00Z"/>
        </w:trPr>
        <w:tc>
          <w:tcPr>
            <w:tcW w:w="313" w:type="dxa"/>
          </w:tcPr>
          <w:p w14:paraId="61247358" w14:textId="72623F1F" w:rsidR="00ED0474" w:rsidRPr="0056488C" w:rsidDel="00A10CB7" w:rsidRDefault="00C34669" w:rsidP="001A1EA1">
            <w:pPr>
              <w:pStyle w:val="TextTableDBGStandard"/>
              <w:rPr>
                <w:del w:id="79" w:author="Nicole Fich" w:date="2018-09-19T11:56:00Z"/>
              </w:rPr>
            </w:pPr>
            <w:del w:id="80" w:author="Nicole Fich" w:date="2018-09-19T11:56:00Z">
              <w:r w:rsidDel="00A10CB7">
                <w:delText>3</w:delText>
              </w:r>
            </w:del>
          </w:p>
        </w:tc>
        <w:tc>
          <w:tcPr>
            <w:tcW w:w="2238" w:type="dxa"/>
          </w:tcPr>
          <w:p w14:paraId="4E69E51D" w14:textId="659846FA" w:rsidR="00ED0474" w:rsidRPr="0056488C" w:rsidDel="00A10CB7" w:rsidRDefault="00C34669" w:rsidP="001A1EA1">
            <w:pPr>
              <w:pStyle w:val="TextTableDBGStandard"/>
              <w:rPr>
                <w:del w:id="81" w:author="Nicole Fich" w:date="2018-09-19T11:56:00Z"/>
              </w:rPr>
            </w:pPr>
            <w:del w:id="82" w:author="Nicole Fich" w:date="2018-09-19T11:56:00Z">
              <w:r w:rsidDel="00A10CB7">
                <w:delText>Information Owner</w:delText>
              </w:r>
            </w:del>
          </w:p>
        </w:tc>
        <w:tc>
          <w:tcPr>
            <w:tcW w:w="6521" w:type="dxa"/>
          </w:tcPr>
          <w:p w14:paraId="4F8763D3" w14:textId="053B0439" w:rsidR="00ED0474" w:rsidRPr="0056488C" w:rsidDel="00A10CB7" w:rsidRDefault="00C34669" w:rsidP="001A1EA1">
            <w:pPr>
              <w:pStyle w:val="TextTableDBGStandard"/>
              <w:rPr>
                <w:del w:id="83" w:author="Nicole Fich" w:date="2018-09-19T11:56:00Z"/>
              </w:rPr>
            </w:pPr>
            <w:del w:id="84" w:author="Nicole Fich" w:date="2018-09-19T11:56:00Z">
              <w:r w:rsidRPr="00C34669" w:rsidDel="00A10CB7">
                <w:delText>http://intranet.deutsche-boerse.de/INTRANET/departments/gis.nsf/0/5F585F612681D0F6C12576CE00537FA0/</w:delText>
              </w:r>
              <w:r w:rsidDel="00A10CB7">
                <w:br/>
              </w:r>
              <w:r w:rsidRPr="00C34669" w:rsidDel="00A10CB7">
                <w:delText>$file/Information%20Owners%20201706.pdf</w:delText>
              </w:r>
            </w:del>
          </w:p>
        </w:tc>
      </w:tr>
    </w:tbl>
    <w:p w14:paraId="6C622C17" w14:textId="4ECE8BDF" w:rsidR="00ED0474" w:rsidRPr="0056488C" w:rsidDel="00A10CB7" w:rsidRDefault="00ED0474" w:rsidP="00582FF0">
      <w:pPr>
        <w:rPr>
          <w:del w:id="85" w:author="Nicole Fich" w:date="2018-09-19T11:55:00Z"/>
        </w:rPr>
      </w:pPr>
    </w:p>
    <w:p w14:paraId="2C8256F5" w14:textId="42BC8193" w:rsidR="007531F0" w:rsidRPr="0056488C" w:rsidDel="00A10CB7" w:rsidRDefault="007531F0" w:rsidP="00582FF0">
      <w:pPr>
        <w:pStyle w:val="TOCHeading"/>
        <w:numPr>
          <w:ilvl w:val="0"/>
          <w:numId w:val="0"/>
        </w:numPr>
        <w:ind w:left="851"/>
        <w:rPr>
          <w:del w:id="86" w:author="Nicole Fich" w:date="2018-09-19T11:56:00Z"/>
        </w:rPr>
        <w:sectPr w:rsidR="007531F0" w:rsidRPr="0056488C" w:rsidDel="00A10CB7" w:rsidSect="00CD4129">
          <w:headerReference w:type="default" r:id="rId17"/>
          <w:pgSz w:w="12242" w:h="15842" w:code="1"/>
          <w:pgMar w:top="1411" w:right="1411" w:bottom="1138" w:left="1411" w:header="734" w:footer="504" w:gutter="0"/>
          <w:paperSrc w:first="15" w:other="15"/>
          <w:cols w:space="708"/>
          <w:docGrid w:linePitch="299"/>
        </w:sectPr>
      </w:pPr>
    </w:p>
    <w:p w14:paraId="75017868" w14:textId="352B84F6" w:rsidR="00C02746" w:rsidDel="00A10CB7" w:rsidRDefault="00C02746">
      <w:pPr>
        <w:spacing w:line="276" w:lineRule="auto"/>
        <w:rPr>
          <w:del w:id="91" w:author="Nicole Fich" w:date="2018-09-19T11:56:00Z"/>
          <w:b/>
          <w:bCs/>
          <w:lang w:eastAsia="en-GB"/>
        </w:rPr>
      </w:pPr>
      <w:bookmarkStart w:id="92" w:name="_Toc343686165"/>
      <w:bookmarkStart w:id="93" w:name="_Toc350787369"/>
    </w:p>
    <w:p w14:paraId="51188A4A" w14:textId="367D1DFE" w:rsidR="00C02746" w:rsidDel="00A10CB7" w:rsidRDefault="00C02746" w:rsidP="00587180">
      <w:pPr>
        <w:spacing w:line="270" w:lineRule="atLeast"/>
        <w:ind w:left="851"/>
        <w:rPr>
          <w:del w:id="94" w:author="Nicole Fich" w:date="2018-09-19T11:56:00Z"/>
          <w:b/>
          <w:sz w:val="24"/>
          <w:szCs w:val="24"/>
        </w:rPr>
      </w:pPr>
      <w:del w:id="95" w:author="Nicole Fich" w:date="2018-09-19T11:56:00Z">
        <w:r w:rsidRPr="00587180" w:rsidDel="00A10CB7">
          <w:rPr>
            <w:rFonts w:eastAsia="Times New Roman"/>
            <w:b/>
            <w:sz w:val="24"/>
            <w:szCs w:val="24"/>
            <w:lang w:eastAsia="de-DE"/>
          </w:rPr>
          <w:delText>Abreviations table</w:delText>
        </w:r>
      </w:del>
    </w:p>
    <w:tbl>
      <w:tblPr>
        <w:tblStyle w:val="TableDBGStandard"/>
        <w:tblW w:w="0" w:type="auto"/>
        <w:tblLook w:val="04A0" w:firstRow="1" w:lastRow="0" w:firstColumn="1" w:lastColumn="0" w:noHBand="0" w:noVBand="1"/>
      </w:tblPr>
      <w:tblGrid>
        <w:gridCol w:w="4260"/>
        <w:gridCol w:w="4309"/>
      </w:tblGrid>
      <w:tr w:rsidR="00C02746" w:rsidDel="00A10CB7" w14:paraId="6AFC0755" w14:textId="72CE4FA4" w:rsidTr="00587180">
        <w:trPr>
          <w:cnfStyle w:val="100000000000" w:firstRow="1" w:lastRow="0" w:firstColumn="0" w:lastColumn="0" w:oddVBand="0" w:evenVBand="0" w:oddHBand="0" w:evenHBand="0" w:firstRowFirstColumn="0" w:firstRowLastColumn="0" w:lastRowFirstColumn="0" w:lastRowLastColumn="0"/>
          <w:del w:id="96" w:author="Nicole Fich" w:date="2018-09-19T11:56:00Z"/>
        </w:trPr>
        <w:tc>
          <w:tcPr>
            <w:tcW w:w="4537" w:type="dxa"/>
          </w:tcPr>
          <w:p w14:paraId="2BD13909" w14:textId="50E8FFA2" w:rsidR="00C02746" w:rsidDel="00A10CB7" w:rsidRDefault="000013CD" w:rsidP="00C02746">
            <w:pPr>
              <w:rPr>
                <w:del w:id="97" w:author="Nicole Fich" w:date="2018-09-19T11:56:00Z"/>
                <w:b/>
                <w:sz w:val="24"/>
                <w:szCs w:val="24"/>
              </w:rPr>
            </w:pPr>
            <w:del w:id="98" w:author="Nicole Fich" w:date="2018-09-19T11:56:00Z">
              <w:r w:rsidDel="00A10CB7">
                <w:rPr>
                  <w:b/>
                  <w:sz w:val="24"/>
                  <w:szCs w:val="24"/>
                </w:rPr>
                <w:delText>LE</w:delText>
              </w:r>
            </w:del>
          </w:p>
        </w:tc>
        <w:tc>
          <w:tcPr>
            <w:tcW w:w="4538" w:type="dxa"/>
          </w:tcPr>
          <w:p w14:paraId="1485C5A5" w14:textId="070F58CC" w:rsidR="00C02746" w:rsidDel="00A10CB7" w:rsidRDefault="000013CD" w:rsidP="00C02746">
            <w:pPr>
              <w:rPr>
                <w:del w:id="99" w:author="Nicole Fich" w:date="2018-09-19T11:56:00Z"/>
                <w:b/>
                <w:sz w:val="24"/>
                <w:szCs w:val="24"/>
              </w:rPr>
            </w:pPr>
            <w:del w:id="100" w:author="Nicole Fich" w:date="2018-09-19T11:56:00Z">
              <w:r w:rsidDel="00A10CB7">
                <w:rPr>
                  <w:b/>
                  <w:sz w:val="24"/>
                  <w:szCs w:val="24"/>
                </w:rPr>
                <w:delText>Legal Entity</w:delText>
              </w:r>
            </w:del>
          </w:p>
        </w:tc>
      </w:tr>
      <w:tr w:rsidR="00C02746" w:rsidDel="00A10CB7" w14:paraId="0A89F3B2" w14:textId="2753B74A" w:rsidTr="00587180">
        <w:trPr>
          <w:del w:id="101" w:author="Nicole Fich" w:date="2018-09-19T11:56:00Z"/>
        </w:trPr>
        <w:tc>
          <w:tcPr>
            <w:tcW w:w="4537" w:type="dxa"/>
          </w:tcPr>
          <w:p w14:paraId="61B23127" w14:textId="6E6E555F" w:rsidR="00C02746" w:rsidDel="00A10CB7" w:rsidRDefault="000013CD" w:rsidP="00C02746">
            <w:pPr>
              <w:rPr>
                <w:del w:id="102" w:author="Nicole Fich" w:date="2018-09-19T11:56:00Z"/>
                <w:b/>
                <w:sz w:val="24"/>
                <w:szCs w:val="24"/>
              </w:rPr>
            </w:pPr>
            <w:del w:id="103" w:author="Nicole Fich" w:date="2018-09-19T11:56:00Z">
              <w:r w:rsidDel="00A10CB7">
                <w:rPr>
                  <w:b/>
                  <w:sz w:val="24"/>
                  <w:szCs w:val="24"/>
                </w:rPr>
                <w:delText>IO</w:delText>
              </w:r>
            </w:del>
          </w:p>
        </w:tc>
        <w:tc>
          <w:tcPr>
            <w:tcW w:w="4538" w:type="dxa"/>
          </w:tcPr>
          <w:p w14:paraId="0C1486F4" w14:textId="0EEFF9ED" w:rsidR="00C02746" w:rsidDel="00A10CB7" w:rsidRDefault="000013CD">
            <w:pPr>
              <w:rPr>
                <w:del w:id="104" w:author="Nicole Fich" w:date="2018-09-19T11:56:00Z"/>
                <w:b/>
                <w:sz w:val="24"/>
                <w:szCs w:val="24"/>
              </w:rPr>
            </w:pPr>
            <w:del w:id="105" w:author="Nicole Fich" w:date="2018-09-19T11:56:00Z">
              <w:r w:rsidDel="00A10CB7">
                <w:rPr>
                  <w:b/>
                  <w:sz w:val="24"/>
                  <w:szCs w:val="24"/>
                </w:rPr>
                <w:delText>Information Owner</w:delText>
              </w:r>
            </w:del>
          </w:p>
        </w:tc>
      </w:tr>
      <w:tr w:rsidR="00C02746" w:rsidDel="00A10CB7" w14:paraId="0C02FA73" w14:textId="48980CDD" w:rsidTr="00587180">
        <w:trPr>
          <w:del w:id="106" w:author="Nicole Fich" w:date="2018-09-19T11:56:00Z"/>
        </w:trPr>
        <w:tc>
          <w:tcPr>
            <w:tcW w:w="4537" w:type="dxa"/>
          </w:tcPr>
          <w:p w14:paraId="695697DA" w14:textId="36F1B9A8" w:rsidR="00C02746" w:rsidDel="00A10CB7" w:rsidRDefault="000013CD" w:rsidP="00C02746">
            <w:pPr>
              <w:rPr>
                <w:del w:id="107" w:author="Nicole Fich" w:date="2018-09-19T11:56:00Z"/>
                <w:b/>
                <w:sz w:val="24"/>
                <w:szCs w:val="24"/>
              </w:rPr>
            </w:pPr>
            <w:del w:id="108" w:author="Nicole Fich" w:date="2018-09-19T11:56:00Z">
              <w:r w:rsidDel="00A10CB7">
                <w:rPr>
                  <w:b/>
                  <w:sz w:val="24"/>
                  <w:szCs w:val="24"/>
                </w:rPr>
                <w:delText>BO</w:delText>
              </w:r>
            </w:del>
          </w:p>
        </w:tc>
        <w:tc>
          <w:tcPr>
            <w:tcW w:w="4538" w:type="dxa"/>
          </w:tcPr>
          <w:p w14:paraId="3A0C7C22" w14:textId="3DCBA57A" w:rsidR="00C02746" w:rsidDel="00A10CB7" w:rsidRDefault="000013CD" w:rsidP="00C02746">
            <w:pPr>
              <w:rPr>
                <w:del w:id="109" w:author="Nicole Fich" w:date="2018-09-19T11:56:00Z"/>
                <w:b/>
                <w:sz w:val="24"/>
                <w:szCs w:val="24"/>
              </w:rPr>
            </w:pPr>
            <w:del w:id="110" w:author="Nicole Fich" w:date="2018-09-19T11:56:00Z">
              <w:r w:rsidDel="00A10CB7">
                <w:rPr>
                  <w:b/>
                  <w:sz w:val="24"/>
                  <w:szCs w:val="24"/>
                </w:rPr>
                <w:delText>Business Owner</w:delText>
              </w:r>
            </w:del>
          </w:p>
        </w:tc>
      </w:tr>
      <w:tr w:rsidR="00C02746" w:rsidDel="00A10CB7" w14:paraId="124DD06C" w14:textId="6D87D9D1" w:rsidTr="00587180">
        <w:trPr>
          <w:del w:id="111" w:author="Nicole Fich" w:date="2018-09-19T11:56:00Z"/>
        </w:trPr>
        <w:tc>
          <w:tcPr>
            <w:tcW w:w="4537" w:type="dxa"/>
          </w:tcPr>
          <w:p w14:paraId="694EB5F0" w14:textId="04DD1E41" w:rsidR="00C02746" w:rsidDel="00A10CB7" w:rsidRDefault="000013CD" w:rsidP="00C02746">
            <w:pPr>
              <w:rPr>
                <w:del w:id="112" w:author="Nicole Fich" w:date="2018-09-19T11:56:00Z"/>
                <w:b/>
                <w:sz w:val="24"/>
                <w:szCs w:val="24"/>
              </w:rPr>
            </w:pPr>
            <w:del w:id="113" w:author="Nicole Fich" w:date="2018-09-19T11:56:00Z">
              <w:r w:rsidDel="00A10CB7">
                <w:rPr>
                  <w:b/>
                  <w:sz w:val="24"/>
                  <w:szCs w:val="24"/>
                </w:rPr>
                <w:delText>CBF</w:delText>
              </w:r>
            </w:del>
          </w:p>
        </w:tc>
        <w:tc>
          <w:tcPr>
            <w:tcW w:w="4538" w:type="dxa"/>
          </w:tcPr>
          <w:p w14:paraId="0BA69FD1" w14:textId="390AC72D" w:rsidR="00C02746" w:rsidDel="00A10CB7" w:rsidRDefault="000013CD" w:rsidP="00C02746">
            <w:pPr>
              <w:rPr>
                <w:del w:id="114" w:author="Nicole Fich" w:date="2018-09-19T11:56:00Z"/>
                <w:b/>
                <w:sz w:val="24"/>
                <w:szCs w:val="24"/>
              </w:rPr>
            </w:pPr>
            <w:del w:id="115" w:author="Nicole Fich" w:date="2018-09-19T11:56:00Z">
              <w:r w:rsidDel="00A10CB7">
                <w:rPr>
                  <w:b/>
                  <w:sz w:val="24"/>
                  <w:szCs w:val="24"/>
                </w:rPr>
                <w:delText>Clearstream Banking Frankfurt AG</w:delText>
              </w:r>
            </w:del>
          </w:p>
        </w:tc>
      </w:tr>
      <w:tr w:rsidR="00C02746" w:rsidDel="00A10CB7" w14:paraId="580D234F" w14:textId="52FE2D57" w:rsidTr="00587180">
        <w:trPr>
          <w:del w:id="116" w:author="Nicole Fich" w:date="2018-09-19T11:56:00Z"/>
        </w:trPr>
        <w:tc>
          <w:tcPr>
            <w:tcW w:w="4537" w:type="dxa"/>
          </w:tcPr>
          <w:p w14:paraId="4E417B40" w14:textId="40AEA94E" w:rsidR="00C02746" w:rsidDel="00A10CB7" w:rsidRDefault="000013CD" w:rsidP="00C02746">
            <w:pPr>
              <w:rPr>
                <w:del w:id="117" w:author="Nicole Fich" w:date="2018-09-19T11:56:00Z"/>
                <w:b/>
                <w:sz w:val="24"/>
                <w:szCs w:val="24"/>
              </w:rPr>
            </w:pPr>
            <w:del w:id="118" w:author="Nicole Fich" w:date="2018-09-19T11:56:00Z">
              <w:r w:rsidDel="00A10CB7">
                <w:rPr>
                  <w:b/>
                  <w:sz w:val="24"/>
                  <w:szCs w:val="24"/>
                </w:rPr>
                <w:delText>ECAG</w:delText>
              </w:r>
            </w:del>
          </w:p>
        </w:tc>
        <w:tc>
          <w:tcPr>
            <w:tcW w:w="4538" w:type="dxa"/>
          </w:tcPr>
          <w:p w14:paraId="4122330C" w14:textId="686A59A6" w:rsidR="00C02746" w:rsidDel="00A10CB7" w:rsidRDefault="000013CD" w:rsidP="00C02746">
            <w:pPr>
              <w:rPr>
                <w:del w:id="119" w:author="Nicole Fich" w:date="2018-09-19T11:56:00Z"/>
                <w:b/>
                <w:sz w:val="24"/>
                <w:szCs w:val="24"/>
              </w:rPr>
            </w:pPr>
            <w:del w:id="120" w:author="Nicole Fich" w:date="2018-09-19T11:56:00Z">
              <w:r w:rsidDel="00A10CB7">
                <w:rPr>
                  <w:b/>
                  <w:sz w:val="24"/>
                  <w:szCs w:val="24"/>
                </w:rPr>
                <w:delText>Eurex Clearing AG</w:delText>
              </w:r>
            </w:del>
          </w:p>
        </w:tc>
      </w:tr>
      <w:tr w:rsidR="00C02746" w:rsidDel="00A10CB7" w14:paraId="4B6E9AD5" w14:textId="6ED0798D" w:rsidTr="00587180">
        <w:trPr>
          <w:del w:id="121" w:author="Nicole Fich" w:date="2018-09-19T11:56:00Z"/>
        </w:trPr>
        <w:tc>
          <w:tcPr>
            <w:tcW w:w="4537" w:type="dxa"/>
          </w:tcPr>
          <w:p w14:paraId="0B106046" w14:textId="2EF073DD" w:rsidR="00C02746" w:rsidDel="00A10CB7" w:rsidRDefault="00C02746" w:rsidP="00C02746">
            <w:pPr>
              <w:rPr>
                <w:del w:id="122" w:author="Nicole Fich" w:date="2018-09-19T11:56:00Z"/>
                <w:b/>
                <w:sz w:val="24"/>
                <w:szCs w:val="24"/>
              </w:rPr>
            </w:pPr>
          </w:p>
        </w:tc>
        <w:tc>
          <w:tcPr>
            <w:tcW w:w="4538" w:type="dxa"/>
          </w:tcPr>
          <w:p w14:paraId="0E4A175A" w14:textId="7829989B" w:rsidR="00C02746" w:rsidDel="00A10CB7" w:rsidRDefault="00C02746" w:rsidP="00C02746">
            <w:pPr>
              <w:rPr>
                <w:del w:id="123" w:author="Nicole Fich" w:date="2018-09-19T11:56:00Z"/>
                <w:b/>
                <w:sz w:val="24"/>
                <w:szCs w:val="24"/>
              </w:rPr>
            </w:pPr>
          </w:p>
        </w:tc>
      </w:tr>
      <w:tr w:rsidR="00C02746" w:rsidDel="00A10CB7" w14:paraId="22A1CDFD" w14:textId="3FF1E50F" w:rsidTr="00587180">
        <w:trPr>
          <w:del w:id="124" w:author="Nicole Fich" w:date="2018-09-19T11:56:00Z"/>
        </w:trPr>
        <w:tc>
          <w:tcPr>
            <w:tcW w:w="4537" w:type="dxa"/>
          </w:tcPr>
          <w:p w14:paraId="6D36ADA0" w14:textId="38A3EE66" w:rsidR="00C02746" w:rsidDel="00A10CB7" w:rsidRDefault="00C02746" w:rsidP="00C02746">
            <w:pPr>
              <w:rPr>
                <w:del w:id="125" w:author="Nicole Fich" w:date="2018-09-19T11:56:00Z"/>
                <w:b/>
                <w:sz w:val="24"/>
                <w:szCs w:val="24"/>
              </w:rPr>
            </w:pPr>
          </w:p>
        </w:tc>
        <w:tc>
          <w:tcPr>
            <w:tcW w:w="4538" w:type="dxa"/>
          </w:tcPr>
          <w:p w14:paraId="65AFC191" w14:textId="31164F6D" w:rsidR="00C02746" w:rsidDel="00A10CB7" w:rsidRDefault="00C02746" w:rsidP="00C02746">
            <w:pPr>
              <w:rPr>
                <w:del w:id="126" w:author="Nicole Fich" w:date="2018-09-19T11:56:00Z"/>
                <w:b/>
                <w:sz w:val="24"/>
                <w:szCs w:val="24"/>
              </w:rPr>
            </w:pPr>
          </w:p>
        </w:tc>
      </w:tr>
      <w:tr w:rsidR="00C02746" w:rsidDel="00A10CB7" w14:paraId="3B17E03B" w14:textId="70AFFC6A" w:rsidTr="00587180">
        <w:trPr>
          <w:del w:id="127" w:author="Nicole Fich" w:date="2018-09-19T11:56:00Z"/>
        </w:trPr>
        <w:tc>
          <w:tcPr>
            <w:tcW w:w="4537" w:type="dxa"/>
          </w:tcPr>
          <w:p w14:paraId="3468357B" w14:textId="541C80FC" w:rsidR="00C02746" w:rsidDel="00A10CB7" w:rsidRDefault="00C02746" w:rsidP="00C02746">
            <w:pPr>
              <w:rPr>
                <w:del w:id="128" w:author="Nicole Fich" w:date="2018-09-19T11:56:00Z"/>
                <w:b/>
                <w:sz w:val="24"/>
                <w:szCs w:val="24"/>
              </w:rPr>
            </w:pPr>
          </w:p>
        </w:tc>
        <w:tc>
          <w:tcPr>
            <w:tcW w:w="4538" w:type="dxa"/>
          </w:tcPr>
          <w:p w14:paraId="1CD88FF8" w14:textId="14E6AE0E" w:rsidR="00C02746" w:rsidDel="00A10CB7" w:rsidRDefault="00C02746">
            <w:pPr>
              <w:rPr>
                <w:del w:id="129" w:author="Nicole Fich" w:date="2018-09-19T11:56:00Z"/>
                <w:b/>
                <w:sz w:val="24"/>
                <w:szCs w:val="24"/>
              </w:rPr>
            </w:pPr>
          </w:p>
        </w:tc>
      </w:tr>
    </w:tbl>
    <w:p w14:paraId="5E8AE9CF" w14:textId="2A736A97" w:rsidR="00C02746" w:rsidRPr="00587180" w:rsidDel="00A10CB7" w:rsidRDefault="00C02746" w:rsidP="00587180">
      <w:pPr>
        <w:spacing w:line="270" w:lineRule="atLeast"/>
        <w:ind w:left="851"/>
        <w:rPr>
          <w:del w:id="130" w:author="Nicole Fich" w:date="2018-09-19T11:56:00Z"/>
          <w:rFonts w:eastAsia="Times New Roman"/>
          <w:b/>
          <w:sz w:val="24"/>
          <w:szCs w:val="24"/>
          <w:lang w:eastAsia="de-DE"/>
        </w:rPr>
      </w:pPr>
    </w:p>
    <w:p w14:paraId="65B933BD" w14:textId="76B43359" w:rsidR="00C02746" w:rsidDel="00A10CB7" w:rsidRDefault="00C02746">
      <w:pPr>
        <w:spacing w:line="276" w:lineRule="auto"/>
        <w:rPr>
          <w:del w:id="131" w:author="Nicole Fich" w:date="2018-09-19T11:57:00Z"/>
          <w:b/>
          <w:bCs/>
          <w:lang w:eastAsia="en-GB"/>
        </w:rPr>
      </w:pPr>
      <w:del w:id="132" w:author="Nicole Fich" w:date="2018-09-19T11:57:00Z">
        <w:r w:rsidDel="00A10CB7">
          <w:rPr>
            <w:b/>
            <w:bCs/>
            <w:lang w:eastAsia="en-GB"/>
          </w:rPr>
          <w:br w:type="page"/>
        </w:r>
      </w:del>
    </w:p>
    <w:sdt>
      <w:sdtPr>
        <w:rPr>
          <w:b/>
          <w:bCs/>
          <w:lang w:eastAsia="en-GB"/>
        </w:rPr>
        <w:id w:val="654343650"/>
        <w:docPartObj>
          <w:docPartGallery w:val="Table of Contents"/>
          <w:docPartUnique/>
        </w:docPartObj>
      </w:sdtPr>
      <w:sdtEndPr>
        <w:rPr>
          <w:bCs w:val="0"/>
          <w:noProof/>
          <w:lang w:eastAsia="zh-CN"/>
        </w:rPr>
      </w:sdtEndPr>
      <w:sdtContent>
        <w:p w14:paraId="2C8256F6" w14:textId="5DECEFD2" w:rsidR="0068662E" w:rsidRPr="007F6A30" w:rsidRDefault="0068662E">
          <w:pPr>
            <w:spacing w:line="276" w:lineRule="auto"/>
            <w:rPr>
              <w:b/>
            </w:rPr>
            <w:pPrChange w:id="133" w:author="Nicole Fich" w:date="2018-09-19T11:57:00Z">
              <w:pPr/>
            </w:pPrChange>
          </w:pPr>
          <w:r w:rsidRPr="007F6A30">
            <w:rPr>
              <w:b/>
            </w:rPr>
            <w:t>Contents</w:t>
          </w:r>
          <w:bookmarkEnd w:id="92"/>
          <w:bookmarkEnd w:id="93"/>
        </w:p>
        <w:p w14:paraId="17BB8674" w14:textId="77777777" w:rsidR="008C100A" w:rsidRDefault="008C100A">
          <w:pPr>
            <w:pStyle w:val="TOC1"/>
            <w:rPr>
              <w:b w:val="0"/>
            </w:rPr>
          </w:pPr>
        </w:p>
        <w:p w14:paraId="48E061C4" w14:textId="14ADB187" w:rsidR="00A10CB7" w:rsidRDefault="00564E5C">
          <w:pPr>
            <w:pStyle w:val="TOC1"/>
            <w:rPr>
              <w:ins w:id="134" w:author="Nicole Fich" w:date="2018-09-19T11:57:00Z"/>
              <w:b w:val="0"/>
              <w:noProof/>
            </w:rPr>
          </w:pPr>
          <w:r>
            <w:rPr>
              <w:b w:val="0"/>
            </w:rPr>
            <w:fldChar w:fldCharType="begin"/>
          </w:r>
          <w:r>
            <w:rPr>
              <w:b w:val="0"/>
            </w:rPr>
            <w:instrText xml:space="preserve"> TOC \o "1-4" \h \z \u </w:instrText>
          </w:r>
          <w:r>
            <w:rPr>
              <w:b w:val="0"/>
            </w:rPr>
            <w:fldChar w:fldCharType="separate"/>
          </w:r>
          <w:ins w:id="135" w:author="Nicole Fich" w:date="2018-09-19T11:57:00Z">
            <w:r w:rsidR="00A10CB7" w:rsidRPr="002345B0">
              <w:rPr>
                <w:rStyle w:val="Hyperlink"/>
                <w:noProof/>
              </w:rPr>
              <w:fldChar w:fldCharType="begin"/>
            </w:r>
            <w:r w:rsidR="00A10CB7" w:rsidRPr="002345B0">
              <w:rPr>
                <w:rStyle w:val="Hyperlink"/>
                <w:noProof/>
              </w:rPr>
              <w:instrText xml:space="preserve"> </w:instrText>
            </w:r>
            <w:r w:rsidR="00A10CB7">
              <w:rPr>
                <w:noProof/>
              </w:rPr>
              <w:instrText>HYPERLINK \l "_Toc525121580"</w:instrText>
            </w:r>
            <w:r w:rsidR="00A10CB7" w:rsidRPr="002345B0">
              <w:rPr>
                <w:rStyle w:val="Hyperlink"/>
                <w:noProof/>
              </w:rPr>
              <w:instrText xml:space="preserve"> </w:instrText>
            </w:r>
            <w:r w:rsidR="00A10CB7" w:rsidRPr="002345B0">
              <w:rPr>
                <w:rStyle w:val="Hyperlink"/>
                <w:noProof/>
              </w:rPr>
              <w:fldChar w:fldCharType="separate"/>
            </w:r>
            <w:r w:rsidR="00A10CB7" w:rsidRPr="002345B0">
              <w:rPr>
                <w:rStyle w:val="Hyperlink"/>
                <w:noProof/>
              </w:rPr>
              <w:t>1</w:t>
            </w:r>
            <w:r w:rsidR="00A10CB7">
              <w:rPr>
                <w:b w:val="0"/>
                <w:noProof/>
              </w:rPr>
              <w:tab/>
            </w:r>
            <w:r w:rsidR="00A10CB7" w:rsidRPr="002345B0">
              <w:rPr>
                <w:rStyle w:val="Hyperlink"/>
                <w:noProof/>
              </w:rPr>
              <w:t>General information</w:t>
            </w:r>
            <w:r w:rsidR="00A10CB7">
              <w:rPr>
                <w:noProof/>
                <w:webHidden/>
              </w:rPr>
              <w:tab/>
            </w:r>
            <w:r w:rsidR="00A10CB7">
              <w:rPr>
                <w:noProof/>
                <w:webHidden/>
              </w:rPr>
              <w:fldChar w:fldCharType="begin"/>
            </w:r>
            <w:r w:rsidR="00A10CB7">
              <w:rPr>
                <w:noProof/>
                <w:webHidden/>
              </w:rPr>
              <w:instrText xml:space="preserve"> PAGEREF _Toc525121580 \h </w:instrText>
            </w:r>
          </w:ins>
          <w:r w:rsidR="00A10CB7">
            <w:rPr>
              <w:noProof/>
              <w:webHidden/>
            </w:rPr>
          </w:r>
          <w:r w:rsidR="00A10CB7">
            <w:rPr>
              <w:noProof/>
              <w:webHidden/>
            </w:rPr>
            <w:fldChar w:fldCharType="separate"/>
          </w:r>
          <w:ins w:id="136" w:author="Nicole Fich" w:date="2018-09-19T16:41:00Z">
            <w:r w:rsidR="00C47220">
              <w:rPr>
                <w:noProof/>
                <w:webHidden/>
              </w:rPr>
              <w:t>6</w:t>
            </w:r>
          </w:ins>
          <w:ins w:id="137" w:author="Nicole Fich" w:date="2018-09-19T11:57:00Z">
            <w:r w:rsidR="00A10CB7">
              <w:rPr>
                <w:noProof/>
                <w:webHidden/>
              </w:rPr>
              <w:fldChar w:fldCharType="end"/>
            </w:r>
            <w:r w:rsidR="00A10CB7" w:rsidRPr="002345B0">
              <w:rPr>
                <w:rStyle w:val="Hyperlink"/>
                <w:noProof/>
              </w:rPr>
              <w:fldChar w:fldCharType="end"/>
            </w:r>
          </w:ins>
        </w:p>
        <w:p w14:paraId="63137823" w14:textId="66A46BE6" w:rsidR="00A10CB7" w:rsidRDefault="00A10CB7">
          <w:pPr>
            <w:pStyle w:val="TOC2"/>
            <w:rPr>
              <w:ins w:id="138" w:author="Nicole Fich" w:date="2018-09-19T11:57:00Z"/>
            </w:rPr>
          </w:pPr>
          <w:ins w:id="139" w:author="Nicole Fich" w:date="2018-09-19T11:57:00Z">
            <w:r w:rsidRPr="002345B0">
              <w:rPr>
                <w:rStyle w:val="Hyperlink"/>
              </w:rPr>
              <w:fldChar w:fldCharType="begin"/>
            </w:r>
            <w:r w:rsidRPr="002345B0">
              <w:rPr>
                <w:rStyle w:val="Hyperlink"/>
              </w:rPr>
              <w:instrText xml:space="preserve"> </w:instrText>
            </w:r>
            <w:r>
              <w:instrText>HYPERLINK \l "_Toc525121581"</w:instrText>
            </w:r>
            <w:r w:rsidRPr="002345B0">
              <w:rPr>
                <w:rStyle w:val="Hyperlink"/>
              </w:rPr>
              <w:instrText xml:space="preserve"> </w:instrText>
            </w:r>
            <w:r w:rsidRPr="002345B0">
              <w:rPr>
                <w:rStyle w:val="Hyperlink"/>
              </w:rPr>
              <w:fldChar w:fldCharType="separate"/>
            </w:r>
            <w:r w:rsidRPr="002345B0">
              <w:rPr>
                <w:rStyle w:val="Hyperlink"/>
              </w:rPr>
              <w:t>1.1</w:t>
            </w:r>
            <w:r>
              <w:tab/>
            </w:r>
            <w:r w:rsidRPr="002345B0">
              <w:rPr>
                <w:rStyle w:val="Hyperlink"/>
              </w:rPr>
              <w:t>Change History</w:t>
            </w:r>
            <w:r>
              <w:rPr>
                <w:webHidden/>
              </w:rPr>
              <w:tab/>
            </w:r>
            <w:r>
              <w:rPr>
                <w:webHidden/>
              </w:rPr>
              <w:fldChar w:fldCharType="begin"/>
            </w:r>
            <w:r>
              <w:rPr>
                <w:webHidden/>
              </w:rPr>
              <w:instrText xml:space="preserve"> PAGEREF _Toc525121581 \h </w:instrText>
            </w:r>
          </w:ins>
          <w:r>
            <w:rPr>
              <w:webHidden/>
            </w:rPr>
          </w:r>
          <w:r>
            <w:rPr>
              <w:webHidden/>
            </w:rPr>
            <w:fldChar w:fldCharType="separate"/>
          </w:r>
          <w:ins w:id="140" w:author="Nicole Fich" w:date="2018-09-19T16:41:00Z">
            <w:r w:rsidR="00C47220">
              <w:rPr>
                <w:webHidden/>
              </w:rPr>
              <w:t>6</w:t>
            </w:r>
          </w:ins>
          <w:ins w:id="141" w:author="Nicole Fich" w:date="2018-09-19T11:57:00Z">
            <w:r>
              <w:rPr>
                <w:webHidden/>
              </w:rPr>
              <w:fldChar w:fldCharType="end"/>
            </w:r>
            <w:r w:rsidRPr="002345B0">
              <w:rPr>
                <w:rStyle w:val="Hyperlink"/>
              </w:rPr>
              <w:fldChar w:fldCharType="end"/>
            </w:r>
          </w:ins>
        </w:p>
        <w:p w14:paraId="7CF4D20B" w14:textId="552F0D66" w:rsidR="00A10CB7" w:rsidRDefault="00A10CB7">
          <w:pPr>
            <w:pStyle w:val="TOC2"/>
            <w:rPr>
              <w:ins w:id="142" w:author="Nicole Fich" w:date="2018-09-19T11:57:00Z"/>
            </w:rPr>
          </w:pPr>
          <w:ins w:id="143" w:author="Nicole Fich" w:date="2018-09-19T11:57:00Z">
            <w:r w:rsidRPr="002345B0">
              <w:rPr>
                <w:rStyle w:val="Hyperlink"/>
              </w:rPr>
              <w:fldChar w:fldCharType="begin"/>
            </w:r>
            <w:r w:rsidRPr="002345B0">
              <w:rPr>
                <w:rStyle w:val="Hyperlink"/>
              </w:rPr>
              <w:instrText xml:space="preserve"> </w:instrText>
            </w:r>
            <w:r>
              <w:instrText>HYPERLINK \l "_Toc525121582"</w:instrText>
            </w:r>
            <w:r w:rsidRPr="002345B0">
              <w:rPr>
                <w:rStyle w:val="Hyperlink"/>
              </w:rPr>
              <w:instrText xml:space="preserve"> </w:instrText>
            </w:r>
            <w:r w:rsidRPr="002345B0">
              <w:rPr>
                <w:rStyle w:val="Hyperlink"/>
              </w:rPr>
              <w:fldChar w:fldCharType="separate"/>
            </w:r>
            <w:r w:rsidRPr="002345B0">
              <w:rPr>
                <w:rStyle w:val="Hyperlink"/>
              </w:rPr>
              <w:t>1.2</w:t>
            </w:r>
            <w:r>
              <w:tab/>
            </w:r>
            <w:r w:rsidRPr="002345B0">
              <w:rPr>
                <w:rStyle w:val="Hyperlink"/>
              </w:rPr>
              <w:t>Document version management</w:t>
            </w:r>
            <w:r>
              <w:rPr>
                <w:webHidden/>
              </w:rPr>
              <w:tab/>
            </w:r>
            <w:r>
              <w:rPr>
                <w:webHidden/>
              </w:rPr>
              <w:fldChar w:fldCharType="begin"/>
            </w:r>
            <w:r>
              <w:rPr>
                <w:webHidden/>
              </w:rPr>
              <w:instrText xml:space="preserve"> PAGEREF _Toc525121582 \h </w:instrText>
            </w:r>
          </w:ins>
          <w:r>
            <w:rPr>
              <w:webHidden/>
            </w:rPr>
          </w:r>
          <w:r>
            <w:rPr>
              <w:webHidden/>
            </w:rPr>
            <w:fldChar w:fldCharType="separate"/>
          </w:r>
          <w:ins w:id="144" w:author="Nicole Fich" w:date="2018-09-19T16:41:00Z">
            <w:r w:rsidR="00C47220">
              <w:rPr>
                <w:webHidden/>
              </w:rPr>
              <w:t>6</w:t>
            </w:r>
          </w:ins>
          <w:ins w:id="145" w:author="Nicole Fich" w:date="2018-09-19T11:57:00Z">
            <w:r>
              <w:rPr>
                <w:webHidden/>
              </w:rPr>
              <w:fldChar w:fldCharType="end"/>
            </w:r>
            <w:r w:rsidRPr="002345B0">
              <w:rPr>
                <w:rStyle w:val="Hyperlink"/>
              </w:rPr>
              <w:fldChar w:fldCharType="end"/>
            </w:r>
          </w:ins>
        </w:p>
        <w:p w14:paraId="572AEF73" w14:textId="74E93BBF" w:rsidR="00A10CB7" w:rsidRDefault="00A10CB7">
          <w:pPr>
            <w:pStyle w:val="TOC2"/>
            <w:rPr>
              <w:ins w:id="146" w:author="Nicole Fich" w:date="2018-09-19T11:57:00Z"/>
            </w:rPr>
          </w:pPr>
          <w:ins w:id="147" w:author="Nicole Fich" w:date="2018-09-19T11:57:00Z">
            <w:r w:rsidRPr="002345B0">
              <w:rPr>
                <w:rStyle w:val="Hyperlink"/>
              </w:rPr>
              <w:fldChar w:fldCharType="begin"/>
            </w:r>
            <w:r w:rsidRPr="002345B0">
              <w:rPr>
                <w:rStyle w:val="Hyperlink"/>
              </w:rPr>
              <w:instrText xml:space="preserve"> </w:instrText>
            </w:r>
            <w:r>
              <w:instrText>HYPERLINK \l "_Toc525121583"</w:instrText>
            </w:r>
            <w:r w:rsidRPr="002345B0">
              <w:rPr>
                <w:rStyle w:val="Hyperlink"/>
              </w:rPr>
              <w:instrText xml:space="preserve"> </w:instrText>
            </w:r>
            <w:r w:rsidRPr="002345B0">
              <w:rPr>
                <w:rStyle w:val="Hyperlink"/>
              </w:rPr>
              <w:fldChar w:fldCharType="separate"/>
            </w:r>
            <w:r w:rsidRPr="002345B0">
              <w:rPr>
                <w:rStyle w:val="Hyperlink"/>
              </w:rPr>
              <w:t>1.3</w:t>
            </w:r>
            <w:r>
              <w:tab/>
            </w:r>
            <w:r w:rsidRPr="002345B0">
              <w:rPr>
                <w:rStyle w:val="Hyperlink"/>
              </w:rPr>
              <w:t>Related documents</w:t>
            </w:r>
            <w:r>
              <w:rPr>
                <w:webHidden/>
              </w:rPr>
              <w:tab/>
            </w:r>
            <w:r>
              <w:rPr>
                <w:webHidden/>
              </w:rPr>
              <w:fldChar w:fldCharType="begin"/>
            </w:r>
            <w:r>
              <w:rPr>
                <w:webHidden/>
              </w:rPr>
              <w:instrText xml:space="preserve"> PAGEREF _Toc525121583 \h </w:instrText>
            </w:r>
          </w:ins>
          <w:r>
            <w:rPr>
              <w:webHidden/>
            </w:rPr>
          </w:r>
          <w:r>
            <w:rPr>
              <w:webHidden/>
            </w:rPr>
            <w:fldChar w:fldCharType="separate"/>
          </w:r>
          <w:ins w:id="148" w:author="Nicole Fich" w:date="2018-09-19T16:41:00Z">
            <w:r w:rsidR="00C47220">
              <w:rPr>
                <w:webHidden/>
              </w:rPr>
              <w:t>6</w:t>
            </w:r>
          </w:ins>
          <w:ins w:id="149" w:author="Nicole Fich" w:date="2018-09-19T11:57:00Z">
            <w:r>
              <w:rPr>
                <w:webHidden/>
              </w:rPr>
              <w:fldChar w:fldCharType="end"/>
            </w:r>
            <w:r w:rsidRPr="002345B0">
              <w:rPr>
                <w:rStyle w:val="Hyperlink"/>
              </w:rPr>
              <w:fldChar w:fldCharType="end"/>
            </w:r>
          </w:ins>
        </w:p>
        <w:p w14:paraId="2530E792" w14:textId="255A01BF" w:rsidR="00A10CB7" w:rsidRDefault="00A10CB7">
          <w:pPr>
            <w:pStyle w:val="TOC1"/>
            <w:rPr>
              <w:ins w:id="150" w:author="Nicole Fich" w:date="2018-09-19T11:57:00Z"/>
              <w:b w:val="0"/>
              <w:noProof/>
            </w:rPr>
          </w:pPr>
          <w:ins w:id="151"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"_Toc525121584"</w:instrText>
            </w:r>
            <w:r w:rsidRPr="002345B0">
              <w:rPr>
                <w:rStyle w:val="Hyperlink"/>
                <w:noProof/>
              </w:rPr>
              <w:instrText xml:space="preserve"> </w:instrText>
            </w:r>
            <w:r w:rsidRPr="002345B0">
              <w:rPr>
                <w:rStyle w:val="Hyperlink"/>
                <w:noProof/>
              </w:rPr>
              <w:fldChar w:fldCharType="separate"/>
            </w:r>
            <w:r w:rsidRPr="002345B0">
              <w:rPr>
                <w:rStyle w:val="Hyperlink"/>
                <w:noProof/>
              </w:rPr>
              <w:t>2</w:t>
            </w:r>
            <w:r>
              <w:rPr>
                <w:b w:val="0"/>
                <w:noProof/>
              </w:rPr>
              <w:tab/>
            </w:r>
            <w:r w:rsidRPr="002345B0">
              <w:rPr>
                <w:rStyle w:val="Hyperlink"/>
                <w:noProof/>
              </w:rPr>
              <w:t>Introduction</w:t>
            </w:r>
            <w:r>
              <w:rPr>
                <w:noProof/>
                <w:webHidden/>
              </w:rPr>
              <w:tab/>
            </w:r>
            <w:r>
              <w:rPr>
                <w:noProof/>
                <w:webHidden/>
              </w:rPr>
              <w:fldChar w:fldCharType="begin"/>
            </w:r>
            <w:r>
              <w:rPr>
                <w:noProof/>
                <w:webHidden/>
              </w:rPr>
              <w:instrText xml:space="preserve"> PAGEREF _Toc525121584 \h </w:instrText>
            </w:r>
          </w:ins>
          <w:r>
            <w:rPr>
              <w:noProof/>
              <w:webHidden/>
            </w:rPr>
          </w:r>
          <w:r>
            <w:rPr>
              <w:noProof/>
              <w:webHidden/>
            </w:rPr>
            <w:fldChar w:fldCharType="separate"/>
          </w:r>
          <w:ins w:id="152" w:author="Nicole Fich" w:date="2018-09-19T16:41:00Z">
            <w:r w:rsidR="00C47220">
              <w:rPr>
                <w:noProof/>
                <w:webHidden/>
              </w:rPr>
              <w:t>7</w:t>
            </w:r>
          </w:ins>
          <w:ins w:id="153" w:author="Nicole Fich" w:date="2018-09-19T11:57:00Z">
            <w:r>
              <w:rPr>
                <w:noProof/>
                <w:webHidden/>
              </w:rPr>
              <w:fldChar w:fldCharType="end"/>
            </w:r>
            <w:r w:rsidRPr="002345B0">
              <w:rPr>
                <w:rStyle w:val="Hyperlink"/>
                <w:noProof/>
              </w:rPr>
              <w:fldChar w:fldCharType="end"/>
            </w:r>
          </w:ins>
        </w:p>
        <w:p w14:paraId="603088E1" w14:textId="26256503" w:rsidR="00A10CB7" w:rsidRDefault="00A10CB7">
          <w:pPr>
            <w:pStyle w:val="TOC2"/>
            <w:rPr>
              <w:ins w:id="154" w:author="Nicole Fich" w:date="2018-09-19T11:57:00Z"/>
            </w:rPr>
          </w:pPr>
          <w:ins w:id="155" w:author="Nicole Fich" w:date="2018-09-19T11:57:00Z">
            <w:r w:rsidRPr="002345B0">
              <w:rPr>
                <w:rStyle w:val="Hyperlink"/>
              </w:rPr>
              <w:fldChar w:fldCharType="begin"/>
            </w:r>
            <w:r w:rsidRPr="002345B0">
              <w:rPr>
                <w:rStyle w:val="Hyperlink"/>
              </w:rPr>
              <w:instrText xml:space="preserve"> </w:instrText>
            </w:r>
            <w:r>
              <w:instrText>HYPERLINK \l "_Toc525121585"</w:instrText>
            </w:r>
            <w:r w:rsidRPr="002345B0">
              <w:rPr>
                <w:rStyle w:val="Hyperlink"/>
              </w:rPr>
              <w:instrText xml:space="preserve"> </w:instrText>
            </w:r>
            <w:r w:rsidRPr="002345B0">
              <w:rPr>
                <w:rStyle w:val="Hyperlink"/>
              </w:rPr>
              <w:fldChar w:fldCharType="separate"/>
            </w:r>
            <w:r w:rsidRPr="002345B0">
              <w:rPr>
                <w:rStyle w:val="Hyperlink"/>
              </w:rPr>
              <w:t>2.1</w:t>
            </w:r>
            <w:r>
              <w:tab/>
            </w:r>
            <w:r w:rsidRPr="002345B0">
              <w:rPr>
                <w:rStyle w:val="Hyperlink"/>
              </w:rPr>
              <w:t>Background</w:t>
            </w:r>
            <w:r>
              <w:rPr>
                <w:webHidden/>
              </w:rPr>
              <w:tab/>
            </w:r>
            <w:r>
              <w:rPr>
                <w:webHidden/>
              </w:rPr>
              <w:fldChar w:fldCharType="begin"/>
            </w:r>
            <w:r>
              <w:rPr>
                <w:webHidden/>
              </w:rPr>
              <w:instrText xml:space="preserve"> PAGEREF _Toc525121585 \h </w:instrText>
            </w:r>
          </w:ins>
          <w:r>
            <w:rPr>
              <w:webHidden/>
            </w:rPr>
          </w:r>
          <w:r>
            <w:rPr>
              <w:webHidden/>
            </w:rPr>
            <w:fldChar w:fldCharType="separate"/>
          </w:r>
          <w:ins w:id="156" w:author="Nicole Fich" w:date="2018-09-19T16:41:00Z">
            <w:r w:rsidR="00C47220">
              <w:rPr>
                <w:webHidden/>
              </w:rPr>
              <w:t>7</w:t>
            </w:r>
          </w:ins>
          <w:ins w:id="157" w:author="Nicole Fich" w:date="2018-09-19T11:57:00Z">
            <w:r>
              <w:rPr>
                <w:webHidden/>
              </w:rPr>
              <w:fldChar w:fldCharType="end"/>
            </w:r>
            <w:r w:rsidRPr="002345B0">
              <w:rPr>
                <w:rStyle w:val="Hyperlink"/>
              </w:rPr>
              <w:fldChar w:fldCharType="end"/>
            </w:r>
          </w:ins>
        </w:p>
        <w:p w14:paraId="41000C76" w14:textId="4F8B640B" w:rsidR="00A10CB7" w:rsidRDefault="00A10CB7">
          <w:pPr>
            <w:pStyle w:val="TOC2"/>
            <w:rPr>
              <w:ins w:id="158" w:author="Nicole Fich" w:date="2018-09-19T11:57:00Z"/>
            </w:rPr>
          </w:pPr>
          <w:ins w:id="159" w:author="Nicole Fich" w:date="2018-09-19T11:57:00Z">
            <w:r w:rsidRPr="002345B0">
              <w:rPr>
                <w:rStyle w:val="Hyperlink"/>
              </w:rPr>
              <w:fldChar w:fldCharType="begin"/>
            </w:r>
            <w:r w:rsidRPr="002345B0">
              <w:rPr>
                <w:rStyle w:val="Hyperlink"/>
              </w:rPr>
              <w:instrText xml:space="preserve"> </w:instrText>
            </w:r>
            <w:r>
              <w:instrText>HYPERLINK \l "_Toc525121586"</w:instrText>
            </w:r>
            <w:r w:rsidRPr="002345B0">
              <w:rPr>
                <w:rStyle w:val="Hyperlink"/>
              </w:rPr>
              <w:instrText xml:space="preserve"> </w:instrText>
            </w:r>
            <w:r w:rsidRPr="002345B0">
              <w:rPr>
                <w:rStyle w:val="Hyperlink"/>
              </w:rPr>
              <w:fldChar w:fldCharType="separate"/>
            </w:r>
            <w:r w:rsidRPr="002345B0">
              <w:rPr>
                <w:rStyle w:val="Hyperlink"/>
              </w:rPr>
              <w:t>2.2</w:t>
            </w:r>
            <w:r>
              <w:tab/>
            </w:r>
            <w:r w:rsidRPr="002345B0">
              <w:rPr>
                <w:rStyle w:val="Hyperlink"/>
              </w:rPr>
              <w:t>Scope of the document</w:t>
            </w:r>
            <w:r>
              <w:rPr>
                <w:webHidden/>
              </w:rPr>
              <w:tab/>
            </w:r>
            <w:r>
              <w:rPr>
                <w:webHidden/>
              </w:rPr>
              <w:fldChar w:fldCharType="begin"/>
            </w:r>
            <w:r>
              <w:rPr>
                <w:webHidden/>
              </w:rPr>
              <w:instrText xml:space="preserve"> PAGEREF _Toc525121586 \h </w:instrText>
            </w:r>
          </w:ins>
          <w:r>
            <w:rPr>
              <w:webHidden/>
            </w:rPr>
          </w:r>
          <w:r>
            <w:rPr>
              <w:webHidden/>
            </w:rPr>
            <w:fldChar w:fldCharType="separate"/>
          </w:r>
          <w:ins w:id="160" w:author="Nicole Fich" w:date="2018-09-19T16:41:00Z">
            <w:r w:rsidR="00C47220">
              <w:rPr>
                <w:webHidden/>
              </w:rPr>
              <w:t>8</w:t>
            </w:r>
          </w:ins>
          <w:ins w:id="161" w:author="Nicole Fich" w:date="2018-09-19T11:57:00Z">
            <w:r>
              <w:rPr>
                <w:webHidden/>
              </w:rPr>
              <w:fldChar w:fldCharType="end"/>
            </w:r>
            <w:r w:rsidRPr="002345B0">
              <w:rPr>
                <w:rStyle w:val="Hyperlink"/>
              </w:rPr>
              <w:fldChar w:fldCharType="end"/>
            </w:r>
          </w:ins>
        </w:p>
        <w:p w14:paraId="39EAD3D9" w14:textId="0D9F40CA" w:rsidR="00A10CB7" w:rsidRDefault="00A10CB7">
          <w:pPr>
            <w:pStyle w:val="TOC2"/>
            <w:rPr>
              <w:ins w:id="162" w:author="Nicole Fich" w:date="2018-09-19T11:57:00Z"/>
            </w:rPr>
          </w:pPr>
          <w:ins w:id="163" w:author="Nicole Fich" w:date="2018-09-19T11:57:00Z">
            <w:r w:rsidRPr="002345B0">
              <w:rPr>
                <w:rStyle w:val="Hyperlink"/>
              </w:rPr>
              <w:fldChar w:fldCharType="begin"/>
            </w:r>
            <w:r w:rsidRPr="002345B0">
              <w:rPr>
                <w:rStyle w:val="Hyperlink"/>
              </w:rPr>
              <w:instrText xml:space="preserve"> </w:instrText>
            </w:r>
            <w:r>
              <w:instrText>HYPERLINK \l "_Toc525121587"</w:instrText>
            </w:r>
            <w:r w:rsidRPr="002345B0">
              <w:rPr>
                <w:rStyle w:val="Hyperlink"/>
              </w:rPr>
              <w:instrText xml:space="preserve"> </w:instrText>
            </w:r>
            <w:r w:rsidRPr="002345B0">
              <w:rPr>
                <w:rStyle w:val="Hyperlink"/>
              </w:rPr>
              <w:fldChar w:fldCharType="separate"/>
            </w:r>
            <w:r w:rsidRPr="002345B0">
              <w:rPr>
                <w:rStyle w:val="Hyperlink"/>
              </w:rPr>
              <w:t>2.3</w:t>
            </w:r>
            <w:r>
              <w:tab/>
            </w:r>
            <w:r w:rsidRPr="002345B0">
              <w:rPr>
                <w:rStyle w:val="Hyperlink"/>
              </w:rPr>
              <w:t>Out of scope</w:t>
            </w:r>
            <w:r>
              <w:rPr>
                <w:webHidden/>
              </w:rPr>
              <w:tab/>
            </w:r>
            <w:r>
              <w:rPr>
                <w:webHidden/>
              </w:rPr>
              <w:fldChar w:fldCharType="begin"/>
            </w:r>
            <w:r>
              <w:rPr>
                <w:webHidden/>
              </w:rPr>
              <w:instrText xml:space="preserve"> PAGEREF _Toc525121587 \h </w:instrText>
            </w:r>
          </w:ins>
          <w:r>
            <w:rPr>
              <w:webHidden/>
            </w:rPr>
          </w:r>
          <w:r>
            <w:rPr>
              <w:webHidden/>
            </w:rPr>
            <w:fldChar w:fldCharType="separate"/>
          </w:r>
          <w:ins w:id="164" w:author="Nicole Fich" w:date="2018-09-19T16:41:00Z">
            <w:r w:rsidR="00C47220">
              <w:rPr>
                <w:webHidden/>
              </w:rPr>
              <w:t>8</w:t>
            </w:r>
          </w:ins>
          <w:ins w:id="165" w:author="Nicole Fich" w:date="2018-09-19T11:57:00Z">
            <w:r>
              <w:rPr>
                <w:webHidden/>
              </w:rPr>
              <w:fldChar w:fldCharType="end"/>
            </w:r>
            <w:r w:rsidRPr="002345B0">
              <w:rPr>
                <w:rStyle w:val="Hyperlink"/>
              </w:rPr>
              <w:fldChar w:fldCharType="end"/>
            </w:r>
          </w:ins>
        </w:p>
        <w:p w14:paraId="00CE0287" w14:textId="622D5BB3" w:rsidR="00A10CB7" w:rsidRDefault="00A10CB7">
          <w:pPr>
            <w:pStyle w:val="TOC1"/>
            <w:rPr>
              <w:ins w:id="166" w:author="Nicole Fich" w:date="2018-09-19T11:57:00Z"/>
              <w:b w:val="0"/>
              <w:noProof/>
            </w:rPr>
          </w:pPr>
          <w:ins w:id="167"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"_Toc525121588"</w:instrText>
            </w:r>
            <w:r w:rsidRPr="002345B0">
              <w:rPr>
                <w:rStyle w:val="Hyperlink"/>
                <w:noProof/>
              </w:rPr>
              <w:instrText xml:space="preserve"> </w:instrText>
            </w:r>
            <w:r w:rsidRPr="002345B0">
              <w:rPr>
                <w:rStyle w:val="Hyperlink"/>
                <w:noProof/>
              </w:rPr>
              <w:fldChar w:fldCharType="separate"/>
            </w:r>
            <w:r w:rsidRPr="002345B0">
              <w:rPr>
                <w:rStyle w:val="Hyperlink"/>
                <w:noProof/>
              </w:rPr>
              <w:t>3</w:t>
            </w:r>
            <w:r>
              <w:rPr>
                <w:b w:val="0"/>
                <w:noProof/>
              </w:rPr>
              <w:tab/>
            </w:r>
            <w:r w:rsidRPr="002345B0">
              <w:rPr>
                <w:rStyle w:val="Hyperlink"/>
                <w:noProof/>
              </w:rPr>
              <w:t>Risks , Interfaces, SLA/OLA</w:t>
            </w:r>
            <w:r>
              <w:rPr>
                <w:noProof/>
                <w:webHidden/>
              </w:rPr>
              <w:tab/>
            </w:r>
            <w:r>
              <w:rPr>
                <w:noProof/>
                <w:webHidden/>
              </w:rPr>
              <w:fldChar w:fldCharType="begin"/>
            </w:r>
            <w:r>
              <w:rPr>
                <w:noProof/>
                <w:webHidden/>
              </w:rPr>
              <w:instrText xml:space="preserve"> PAGEREF _Toc525121588 \h </w:instrText>
            </w:r>
          </w:ins>
          <w:r>
            <w:rPr>
              <w:noProof/>
              <w:webHidden/>
            </w:rPr>
          </w:r>
          <w:r>
            <w:rPr>
              <w:noProof/>
              <w:webHidden/>
            </w:rPr>
            <w:fldChar w:fldCharType="separate"/>
          </w:r>
          <w:ins w:id="168" w:author="Nicole Fich" w:date="2018-09-19T16:41:00Z">
            <w:r w:rsidR="00C47220">
              <w:rPr>
                <w:noProof/>
                <w:webHidden/>
              </w:rPr>
              <w:t>8</w:t>
            </w:r>
          </w:ins>
          <w:ins w:id="169" w:author="Nicole Fich" w:date="2018-09-19T11:57:00Z">
            <w:r>
              <w:rPr>
                <w:noProof/>
                <w:webHidden/>
              </w:rPr>
              <w:fldChar w:fldCharType="end"/>
            </w:r>
            <w:r w:rsidRPr="002345B0">
              <w:rPr>
                <w:rStyle w:val="Hyperlink"/>
                <w:noProof/>
              </w:rPr>
              <w:fldChar w:fldCharType="end"/>
            </w:r>
          </w:ins>
        </w:p>
        <w:p w14:paraId="7A43AE96" w14:textId="55DF034E" w:rsidR="00A10CB7" w:rsidRDefault="00A10CB7">
          <w:pPr>
            <w:pStyle w:val="TOC2"/>
            <w:rPr>
              <w:ins w:id="170" w:author="Nicole Fich" w:date="2018-09-19T11:57:00Z"/>
            </w:rPr>
          </w:pPr>
          <w:ins w:id="171" w:author="Nicole Fich" w:date="2018-09-19T11:57:00Z">
            <w:r w:rsidRPr="002345B0">
              <w:rPr>
                <w:rStyle w:val="Hyperlink"/>
              </w:rPr>
              <w:fldChar w:fldCharType="begin"/>
            </w:r>
            <w:r w:rsidRPr="002345B0">
              <w:rPr>
                <w:rStyle w:val="Hyperlink"/>
              </w:rPr>
              <w:instrText xml:space="preserve"> </w:instrText>
            </w:r>
            <w:r>
              <w:instrText>HYPERLINK \l "_Toc525121589"</w:instrText>
            </w:r>
            <w:r w:rsidRPr="002345B0">
              <w:rPr>
                <w:rStyle w:val="Hyperlink"/>
              </w:rPr>
              <w:instrText xml:space="preserve"> </w:instrText>
            </w:r>
            <w:r w:rsidRPr="002345B0">
              <w:rPr>
                <w:rStyle w:val="Hyperlink"/>
              </w:rPr>
              <w:fldChar w:fldCharType="separate"/>
            </w:r>
            <w:r w:rsidRPr="002345B0">
              <w:rPr>
                <w:rStyle w:val="Hyperlink"/>
              </w:rPr>
              <w:t>3.1</w:t>
            </w:r>
            <w:r>
              <w:tab/>
            </w:r>
            <w:r w:rsidRPr="002345B0">
              <w:rPr>
                <w:rStyle w:val="Hyperlink"/>
              </w:rPr>
              <w:t>Risks</w:t>
            </w:r>
            <w:r>
              <w:rPr>
                <w:webHidden/>
              </w:rPr>
              <w:tab/>
            </w:r>
            <w:r>
              <w:rPr>
                <w:webHidden/>
              </w:rPr>
              <w:fldChar w:fldCharType="begin"/>
            </w:r>
            <w:r>
              <w:rPr>
                <w:webHidden/>
              </w:rPr>
              <w:instrText xml:space="preserve"> PAGEREF _Toc525121589 \h </w:instrText>
            </w:r>
          </w:ins>
          <w:r>
            <w:rPr>
              <w:webHidden/>
            </w:rPr>
          </w:r>
          <w:r>
            <w:rPr>
              <w:webHidden/>
            </w:rPr>
            <w:fldChar w:fldCharType="separate"/>
          </w:r>
          <w:ins w:id="172" w:author="Nicole Fich" w:date="2018-09-19T16:41:00Z">
            <w:r w:rsidR="00C47220">
              <w:rPr>
                <w:webHidden/>
              </w:rPr>
              <w:t>8</w:t>
            </w:r>
          </w:ins>
          <w:ins w:id="173" w:author="Nicole Fich" w:date="2018-09-19T11:57:00Z">
            <w:r>
              <w:rPr>
                <w:webHidden/>
              </w:rPr>
              <w:fldChar w:fldCharType="end"/>
            </w:r>
            <w:r w:rsidRPr="002345B0">
              <w:rPr>
                <w:rStyle w:val="Hyperlink"/>
              </w:rPr>
              <w:fldChar w:fldCharType="end"/>
            </w:r>
          </w:ins>
        </w:p>
        <w:p w14:paraId="118D9D84" w14:textId="6A05C7BA" w:rsidR="00A10CB7" w:rsidRDefault="00A10CB7">
          <w:pPr>
            <w:pStyle w:val="TOC2"/>
            <w:rPr>
              <w:ins w:id="174" w:author="Nicole Fich" w:date="2018-09-19T11:57:00Z"/>
            </w:rPr>
          </w:pPr>
          <w:ins w:id="175" w:author="Nicole Fich" w:date="2018-09-19T11:57:00Z">
            <w:r w:rsidRPr="002345B0">
              <w:rPr>
                <w:rStyle w:val="Hyperlink"/>
              </w:rPr>
              <w:fldChar w:fldCharType="begin"/>
            </w:r>
            <w:r w:rsidRPr="002345B0">
              <w:rPr>
                <w:rStyle w:val="Hyperlink"/>
              </w:rPr>
              <w:instrText xml:space="preserve"> </w:instrText>
            </w:r>
            <w:r>
              <w:instrText>HYPERLINK \l "_Toc525121590"</w:instrText>
            </w:r>
            <w:r w:rsidRPr="002345B0">
              <w:rPr>
                <w:rStyle w:val="Hyperlink"/>
              </w:rPr>
              <w:instrText xml:space="preserve"> </w:instrText>
            </w:r>
            <w:r w:rsidRPr="002345B0">
              <w:rPr>
                <w:rStyle w:val="Hyperlink"/>
              </w:rPr>
              <w:fldChar w:fldCharType="separate"/>
            </w:r>
            <w:r w:rsidRPr="002345B0">
              <w:rPr>
                <w:rStyle w:val="Hyperlink"/>
              </w:rPr>
              <w:t>3.2</w:t>
            </w:r>
            <w:r>
              <w:tab/>
            </w:r>
            <w:r w:rsidRPr="002345B0">
              <w:rPr>
                <w:rStyle w:val="Hyperlink"/>
              </w:rPr>
              <w:t>Interfaces</w:t>
            </w:r>
            <w:r>
              <w:rPr>
                <w:webHidden/>
              </w:rPr>
              <w:tab/>
            </w:r>
            <w:r>
              <w:rPr>
                <w:webHidden/>
              </w:rPr>
              <w:fldChar w:fldCharType="begin"/>
            </w:r>
            <w:r>
              <w:rPr>
                <w:webHidden/>
              </w:rPr>
              <w:instrText xml:space="preserve"> PAGEREF _Toc525121590 \h </w:instrText>
            </w:r>
          </w:ins>
          <w:r>
            <w:rPr>
              <w:webHidden/>
            </w:rPr>
          </w:r>
          <w:r>
            <w:rPr>
              <w:webHidden/>
            </w:rPr>
            <w:fldChar w:fldCharType="separate"/>
          </w:r>
          <w:ins w:id="176" w:author="Nicole Fich" w:date="2018-09-19T16:41:00Z">
            <w:r w:rsidR="00C47220">
              <w:rPr>
                <w:webHidden/>
              </w:rPr>
              <w:t>8</w:t>
            </w:r>
          </w:ins>
          <w:ins w:id="177" w:author="Nicole Fich" w:date="2018-09-19T11:57:00Z">
            <w:r>
              <w:rPr>
                <w:webHidden/>
              </w:rPr>
              <w:fldChar w:fldCharType="end"/>
            </w:r>
            <w:r w:rsidRPr="002345B0">
              <w:rPr>
                <w:rStyle w:val="Hyperlink"/>
              </w:rPr>
              <w:fldChar w:fldCharType="end"/>
            </w:r>
          </w:ins>
        </w:p>
        <w:p w14:paraId="00E09B10" w14:textId="016FEF33" w:rsidR="00A10CB7" w:rsidRDefault="00A10CB7">
          <w:pPr>
            <w:pStyle w:val="TOC2"/>
            <w:rPr>
              <w:ins w:id="178" w:author="Nicole Fich" w:date="2018-09-19T11:57:00Z"/>
            </w:rPr>
          </w:pPr>
          <w:ins w:id="179" w:author="Nicole Fich" w:date="2018-09-19T11:57:00Z">
            <w:r w:rsidRPr="002345B0">
              <w:rPr>
                <w:rStyle w:val="Hyperlink"/>
              </w:rPr>
              <w:fldChar w:fldCharType="begin"/>
            </w:r>
            <w:r w:rsidRPr="002345B0">
              <w:rPr>
                <w:rStyle w:val="Hyperlink"/>
              </w:rPr>
              <w:instrText xml:space="preserve"> </w:instrText>
            </w:r>
            <w:r>
              <w:instrText>HYPERLINK \l "_Toc525121591"</w:instrText>
            </w:r>
            <w:r w:rsidRPr="002345B0">
              <w:rPr>
                <w:rStyle w:val="Hyperlink"/>
              </w:rPr>
              <w:instrText xml:space="preserve"> </w:instrText>
            </w:r>
            <w:r w:rsidRPr="002345B0">
              <w:rPr>
                <w:rStyle w:val="Hyperlink"/>
              </w:rPr>
              <w:fldChar w:fldCharType="separate"/>
            </w:r>
            <w:r w:rsidRPr="002345B0">
              <w:rPr>
                <w:rStyle w:val="Hyperlink"/>
              </w:rPr>
              <w:t>3.3</w:t>
            </w:r>
            <w:r>
              <w:tab/>
            </w:r>
            <w:r w:rsidRPr="002345B0">
              <w:rPr>
                <w:rStyle w:val="Hyperlink"/>
              </w:rPr>
              <w:t>SLA/OLA</w:t>
            </w:r>
            <w:r>
              <w:rPr>
                <w:webHidden/>
              </w:rPr>
              <w:tab/>
            </w:r>
            <w:r>
              <w:rPr>
                <w:webHidden/>
              </w:rPr>
              <w:fldChar w:fldCharType="begin"/>
            </w:r>
            <w:r>
              <w:rPr>
                <w:webHidden/>
              </w:rPr>
              <w:instrText xml:space="preserve"> PAGEREF _Toc525121591 \h </w:instrText>
            </w:r>
          </w:ins>
          <w:r>
            <w:rPr>
              <w:webHidden/>
            </w:rPr>
          </w:r>
          <w:r>
            <w:rPr>
              <w:webHidden/>
            </w:rPr>
            <w:fldChar w:fldCharType="separate"/>
          </w:r>
          <w:ins w:id="180" w:author="Nicole Fich" w:date="2018-09-19T16:41:00Z">
            <w:r w:rsidR="00C47220">
              <w:rPr>
                <w:webHidden/>
              </w:rPr>
              <w:t>9</w:t>
            </w:r>
          </w:ins>
          <w:ins w:id="181" w:author="Nicole Fich" w:date="2018-09-19T11:57:00Z">
            <w:r>
              <w:rPr>
                <w:webHidden/>
              </w:rPr>
              <w:fldChar w:fldCharType="end"/>
            </w:r>
            <w:r w:rsidRPr="002345B0">
              <w:rPr>
                <w:rStyle w:val="Hyperlink"/>
              </w:rPr>
              <w:fldChar w:fldCharType="end"/>
            </w:r>
          </w:ins>
        </w:p>
        <w:p w14:paraId="43A95A94" w14:textId="09193698" w:rsidR="00A10CB7" w:rsidRDefault="00A10CB7">
          <w:pPr>
            <w:pStyle w:val="TOC1"/>
            <w:rPr>
              <w:ins w:id="182" w:author="Nicole Fich" w:date="2018-09-19T11:57:00Z"/>
              <w:b w:val="0"/>
              <w:noProof/>
            </w:rPr>
          </w:pPr>
          <w:ins w:id="183"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"_Toc525121592"</w:instrText>
            </w:r>
            <w:r w:rsidRPr="002345B0">
              <w:rPr>
                <w:rStyle w:val="Hyperlink"/>
                <w:noProof/>
              </w:rPr>
              <w:instrText xml:space="preserve"> </w:instrText>
            </w:r>
            <w:r w:rsidRPr="002345B0">
              <w:rPr>
                <w:rStyle w:val="Hyperlink"/>
                <w:noProof/>
              </w:rPr>
              <w:fldChar w:fldCharType="separate"/>
            </w:r>
            <w:r w:rsidRPr="002345B0">
              <w:rPr>
                <w:rStyle w:val="Hyperlink"/>
                <w:noProof/>
              </w:rPr>
              <w:t>4</w:t>
            </w:r>
            <w:r>
              <w:rPr>
                <w:b w:val="0"/>
                <w:noProof/>
              </w:rPr>
              <w:tab/>
            </w:r>
            <w:r w:rsidRPr="002345B0">
              <w:rPr>
                <w:rStyle w:val="Hyperlink"/>
                <w:rFonts w:eastAsiaTheme="majorEastAsia"/>
                <w:noProof/>
              </w:rPr>
              <w:t>Overview of roles &amp; responsibilities and processes</w:t>
            </w:r>
            <w:r>
              <w:rPr>
                <w:noProof/>
                <w:webHidden/>
              </w:rPr>
              <w:tab/>
            </w:r>
            <w:r>
              <w:rPr>
                <w:noProof/>
                <w:webHidden/>
              </w:rPr>
              <w:fldChar w:fldCharType="begin"/>
            </w:r>
            <w:r>
              <w:rPr>
                <w:noProof/>
                <w:webHidden/>
              </w:rPr>
              <w:instrText xml:space="preserve"> PAGEREF _Toc525121592 \h </w:instrText>
            </w:r>
          </w:ins>
          <w:r>
            <w:rPr>
              <w:noProof/>
              <w:webHidden/>
            </w:rPr>
          </w:r>
          <w:r>
            <w:rPr>
              <w:noProof/>
              <w:webHidden/>
            </w:rPr>
            <w:fldChar w:fldCharType="separate"/>
          </w:r>
          <w:ins w:id="184" w:author="Nicole Fich" w:date="2018-09-19T16:41:00Z">
            <w:r w:rsidR="00C47220">
              <w:rPr>
                <w:noProof/>
                <w:webHidden/>
              </w:rPr>
              <w:t>10</w:t>
            </w:r>
          </w:ins>
          <w:ins w:id="185" w:author="Nicole Fich" w:date="2018-09-19T11:57:00Z">
            <w:r>
              <w:rPr>
                <w:noProof/>
                <w:webHidden/>
              </w:rPr>
              <w:fldChar w:fldCharType="end"/>
            </w:r>
            <w:r w:rsidRPr="002345B0">
              <w:rPr>
                <w:rStyle w:val="Hyperlink"/>
                <w:noProof/>
              </w:rPr>
              <w:fldChar w:fldCharType="end"/>
            </w:r>
          </w:ins>
        </w:p>
        <w:p w14:paraId="5304A839" w14:textId="49AD355C" w:rsidR="00A10CB7" w:rsidRDefault="00A10CB7">
          <w:pPr>
            <w:pStyle w:val="TOC2"/>
            <w:rPr>
              <w:ins w:id="186" w:author="Nicole Fich" w:date="2018-09-19T11:57:00Z"/>
            </w:rPr>
          </w:pPr>
          <w:ins w:id="187" w:author="Nicole Fich" w:date="2018-09-19T11:57:00Z">
            <w:r w:rsidRPr="002345B0">
              <w:rPr>
                <w:rStyle w:val="Hyperlink"/>
              </w:rPr>
              <w:fldChar w:fldCharType="begin"/>
            </w:r>
            <w:r w:rsidRPr="002345B0">
              <w:rPr>
                <w:rStyle w:val="Hyperlink"/>
              </w:rPr>
              <w:instrText xml:space="preserve"> </w:instrText>
            </w:r>
            <w:r>
              <w:instrText>HYPERLINK \l "_Toc525121593"</w:instrText>
            </w:r>
            <w:r w:rsidRPr="002345B0">
              <w:rPr>
                <w:rStyle w:val="Hyperlink"/>
              </w:rPr>
              <w:instrText xml:space="preserve"> </w:instrText>
            </w:r>
            <w:r w:rsidRPr="002345B0">
              <w:rPr>
                <w:rStyle w:val="Hyperlink"/>
              </w:rPr>
              <w:fldChar w:fldCharType="separate"/>
            </w:r>
            <w:r w:rsidRPr="002345B0">
              <w:rPr>
                <w:rStyle w:val="Hyperlink"/>
              </w:rPr>
              <w:t>4.1</w:t>
            </w:r>
            <w:r>
              <w:tab/>
            </w:r>
            <w:r w:rsidRPr="002345B0">
              <w:rPr>
                <w:rStyle w:val="Hyperlink"/>
              </w:rPr>
              <w:t>Major Stakeholders</w:t>
            </w:r>
            <w:r>
              <w:rPr>
                <w:webHidden/>
              </w:rPr>
              <w:tab/>
            </w:r>
            <w:r>
              <w:rPr>
                <w:webHidden/>
              </w:rPr>
              <w:fldChar w:fldCharType="begin"/>
            </w:r>
            <w:r>
              <w:rPr>
                <w:webHidden/>
              </w:rPr>
              <w:instrText xml:space="preserve"> PAGEREF _Toc525121593 \h </w:instrText>
            </w:r>
          </w:ins>
          <w:r>
            <w:rPr>
              <w:webHidden/>
            </w:rPr>
          </w:r>
          <w:r>
            <w:rPr>
              <w:webHidden/>
            </w:rPr>
            <w:fldChar w:fldCharType="separate"/>
          </w:r>
          <w:ins w:id="188" w:author="Nicole Fich" w:date="2018-09-19T16:41:00Z">
            <w:r w:rsidR="00C47220">
              <w:rPr>
                <w:webHidden/>
              </w:rPr>
              <w:t>10</w:t>
            </w:r>
          </w:ins>
          <w:ins w:id="189" w:author="Nicole Fich" w:date="2018-09-19T11:57:00Z">
            <w:r>
              <w:rPr>
                <w:webHidden/>
              </w:rPr>
              <w:fldChar w:fldCharType="end"/>
            </w:r>
            <w:r w:rsidRPr="002345B0">
              <w:rPr>
                <w:rStyle w:val="Hyperlink"/>
              </w:rPr>
              <w:fldChar w:fldCharType="end"/>
            </w:r>
          </w:ins>
        </w:p>
        <w:p w14:paraId="74B66A72" w14:textId="29C2AAC9" w:rsidR="00A10CB7" w:rsidRDefault="00A10CB7">
          <w:pPr>
            <w:pStyle w:val="TOC2"/>
            <w:rPr>
              <w:ins w:id="190" w:author="Nicole Fich" w:date="2018-09-19T11:57:00Z"/>
            </w:rPr>
          </w:pPr>
          <w:ins w:id="191" w:author="Nicole Fich" w:date="2018-09-19T11:57:00Z">
            <w:r w:rsidRPr="002345B0">
              <w:rPr>
                <w:rStyle w:val="Hyperlink"/>
              </w:rPr>
              <w:fldChar w:fldCharType="begin"/>
            </w:r>
            <w:r w:rsidRPr="002345B0">
              <w:rPr>
                <w:rStyle w:val="Hyperlink"/>
              </w:rPr>
              <w:instrText xml:space="preserve"> </w:instrText>
            </w:r>
            <w:r>
              <w:instrText>HYPERLINK \l "_Toc525121594"</w:instrText>
            </w:r>
            <w:r w:rsidRPr="002345B0">
              <w:rPr>
                <w:rStyle w:val="Hyperlink"/>
              </w:rPr>
              <w:instrText xml:space="preserve"> </w:instrText>
            </w:r>
            <w:r w:rsidRPr="002345B0">
              <w:rPr>
                <w:rStyle w:val="Hyperlink"/>
              </w:rPr>
              <w:fldChar w:fldCharType="separate"/>
            </w:r>
            <w:r w:rsidRPr="002345B0">
              <w:rPr>
                <w:rStyle w:val="Hyperlink"/>
              </w:rPr>
              <w:t>4.2</w:t>
            </w:r>
            <w:r>
              <w:tab/>
            </w:r>
            <w:r w:rsidRPr="002345B0">
              <w:rPr>
                <w:rStyle w:val="Hyperlink"/>
              </w:rPr>
              <w:t>General roles &amp; responsibilities</w:t>
            </w:r>
            <w:r>
              <w:rPr>
                <w:webHidden/>
              </w:rPr>
              <w:tab/>
            </w:r>
            <w:r>
              <w:rPr>
                <w:webHidden/>
              </w:rPr>
              <w:fldChar w:fldCharType="begin"/>
            </w:r>
            <w:r>
              <w:rPr>
                <w:webHidden/>
              </w:rPr>
              <w:instrText xml:space="preserve"> PAGEREF _Toc525121594 \h </w:instrText>
            </w:r>
          </w:ins>
          <w:r>
            <w:rPr>
              <w:webHidden/>
            </w:rPr>
          </w:r>
          <w:r>
            <w:rPr>
              <w:webHidden/>
            </w:rPr>
            <w:fldChar w:fldCharType="separate"/>
          </w:r>
          <w:ins w:id="192" w:author="Nicole Fich" w:date="2018-09-19T16:41:00Z">
            <w:r w:rsidR="00C47220">
              <w:rPr>
                <w:webHidden/>
              </w:rPr>
              <w:t>12</w:t>
            </w:r>
          </w:ins>
          <w:ins w:id="193" w:author="Nicole Fich" w:date="2018-09-19T11:57:00Z">
            <w:r>
              <w:rPr>
                <w:webHidden/>
              </w:rPr>
              <w:fldChar w:fldCharType="end"/>
            </w:r>
            <w:r w:rsidRPr="002345B0">
              <w:rPr>
                <w:rStyle w:val="Hyperlink"/>
              </w:rPr>
              <w:fldChar w:fldCharType="end"/>
            </w:r>
          </w:ins>
        </w:p>
        <w:p w14:paraId="151E8C28" w14:textId="2D7E2EF0" w:rsidR="00A10CB7" w:rsidRDefault="00A10CB7">
          <w:pPr>
            <w:pStyle w:val="TOC2"/>
            <w:rPr>
              <w:ins w:id="194" w:author="Nicole Fich" w:date="2018-09-19T11:57:00Z"/>
            </w:rPr>
          </w:pPr>
          <w:ins w:id="195" w:author="Nicole Fich" w:date="2018-09-19T11:57:00Z">
            <w:r w:rsidRPr="002345B0">
              <w:rPr>
                <w:rStyle w:val="Hyperlink"/>
              </w:rPr>
              <w:fldChar w:fldCharType="begin"/>
            </w:r>
            <w:r w:rsidRPr="002345B0">
              <w:rPr>
                <w:rStyle w:val="Hyperlink"/>
              </w:rPr>
              <w:instrText xml:space="preserve"> </w:instrText>
            </w:r>
            <w:r>
              <w:instrText>HYPERLINK \l "_Toc525121595"</w:instrText>
            </w:r>
            <w:r w:rsidRPr="002345B0">
              <w:rPr>
                <w:rStyle w:val="Hyperlink"/>
              </w:rPr>
              <w:instrText xml:space="preserve"> </w:instrText>
            </w:r>
            <w:r w:rsidRPr="002345B0">
              <w:rPr>
                <w:rStyle w:val="Hyperlink"/>
              </w:rPr>
              <w:fldChar w:fldCharType="separate"/>
            </w:r>
            <w:r w:rsidRPr="002345B0">
              <w:rPr>
                <w:rStyle w:val="Hyperlink"/>
              </w:rPr>
              <w:t>4.3</w:t>
            </w:r>
            <w:r>
              <w:tab/>
            </w:r>
            <w:r w:rsidRPr="002345B0">
              <w:rPr>
                <w:rStyle w:val="Hyperlink"/>
              </w:rPr>
              <w:t>Overview of processes</w:t>
            </w:r>
            <w:r>
              <w:rPr>
                <w:webHidden/>
              </w:rPr>
              <w:tab/>
            </w:r>
            <w:r>
              <w:rPr>
                <w:webHidden/>
              </w:rPr>
              <w:fldChar w:fldCharType="begin"/>
            </w:r>
            <w:r>
              <w:rPr>
                <w:webHidden/>
              </w:rPr>
              <w:instrText xml:space="preserve"> PAGEREF _Toc525121595 \h </w:instrText>
            </w:r>
          </w:ins>
          <w:r>
            <w:rPr>
              <w:webHidden/>
            </w:rPr>
          </w:r>
          <w:r>
            <w:rPr>
              <w:webHidden/>
            </w:rPr>
            <w:fldChar w:fldCharType="separate"/>
          </w:r>
          <w:ins w:id="196" w:author="Nicole Fich" w:date="2018-09-19T16:41:00Z">
            <w:r w:rsidR="00C47220">
              <w:rPr>
                <w:webHidden/>
              </w:rPr>
              <w:t>15</w:t>
            </w:r>
          </w:ins>
          <w:ins w:id="197" w:author="Nicole Fich" w:date="2018-09-19T11:57:00Z">
            <w:r>
              <w:rPr>
                <w:webHidden/>
              </w:rPr>
              <w:fldChar w:fldCharType="end"/>
            </w:r>
            <w:r w:rsidRPr="002345B0">
              <w:rPr>
                <w:rStyle w:val="Hyperlink"/>
              </w:rPr>
              <w:fldChar w:fldCharType="end"/>
            </w:r>
          </w:ins>
        </w:p>
        <w:p w14:paraId="4FF38E02" w14:textId="6ABE6165" w:rsidR="00A10CB7" w:rsidRDefault="00A10CB7">
          <w:pPr>
            <w:pStyle w:val="TOC3"/>
            <w:rPr>
              <w:ins w:id="198" w:author="Nicole Fich" w:date="2018-09-19T11:57:00Z"/>
              <w:noProof/>
            </w:rPr>
          </w:pPr>
          <w:ins w:id="199"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"_Toc525121596"</w:instrText>
            </w:r>
            <w:r w:rsidRPr="002345B0">
              <w:rPr>
                <w:rStyle w:val="Hyperlink"/>
                <w:noProof/>
              </w:rPr>
              <w:instrText xml:space="preserve"> </w:instrText>
            </w:r>
            <w:r w:rsidRPr="002345B0">
              <w:rPr>
                <w:rStyle w:val="Hyperlink"/>
                <w:noProof/>
              </w:rPr>
              <w:fldChar w:fldCharType="separate"/>
            </w:r>
            <w:r w:rsidRPr="002345B0">
              <w:rPr>
                <w:rStyle w:val="Hyperlink"/>
                <w:noProof/>
              </w:rPr>
              <w:t>4.3.1</w:t>
            </w:r>
            <w:r>
              <w:rPr>
                <w:noProof/>
              </w:rPr>
              <w:tab/>
            </w:r>
            <w:r w:rsidRPr="002345B0">
              <w:rPr>
                <w:rStyle w:val="Hyperlink"/>
                <w:noProof/>
              </w:rPr>
              <w:t>Add an application</w:t>
            </w:r>
            <w:r>
              <w:rPr>
                <w:noProof/>
                <w:webHidden/>
              </w:rPr>
              <w:tab/>
            </w:r>
            <w:r>
              <w:rPr>
                <w:noProof/>
                <w:webHidden/>
              </w:rPr>
              <w:fldChar w:fldCharType="begin"/>
            </w:r>
            <w:r>
              <w:rPr>
                <w:noProof/>
                <w:webHidden/>
              </w:rPr>
              <w:instrText xml:space="preserve"> PAGEREF _Toc525121596 \h </w:instrText>
            </w:r>
          </w:ins>
          <w:r>
            <w:rPr>
              <w:noProof/>
              <w:webHidden/>
            </w:rPr>
          </w:r>
          <w:r>
            <w:rPr>
              <w:noProof/>
              <w:webHidden/>
            </w:rPr>
            <w:fldChar w:fldCharType="separate"/>
          </w:r>
          <w:ins w:id="200" w:author="Nicole Fich" w:date="2018-09-19T16:41:00Z">
            <w:r w:rsidR="00C47220">
              <w:rPr>
                <w:noProof/>
                <w:webHidden/>
              </w:rPr>
              <w:t>15</w:t>
            </w:r>
          </w:ins>
          <w:ins w:id="201" w:author="Nicole Fich" w:date="2018-09-19T11:57:00Z">
            <w:r>
              <w:rPr>
                <w:noProof/>
                <w:webHidden/>
              </w:rPr>
              <w:fldChar w:fldCharType="end"/>
            </w:r>
            <w:r w:rsidRPr="002345B0">
              <w:rPr>
                <w:rStyle w:val="Hyperlink"/>
                <w:noProof/>
              </w:rPr>
              <w:fldChar w:fldCharType="end"/>
            </w:r>
          </w:ins>
        </w:p>
        <w:p w14:paraId="4D9BB466" w14:textId="5DFAC0D1" w:rsidR="00A10CB7" w:rsidRDefault="00A10CB7">
          <w:pPr>
            <w:pStyle w:val="TOC3"/>
            <w:rPr>
              <w:ins w:id="202" w:author="Nicole Fich" w:date="2018-09-19T11:57:00Z"/>
              <w:noProof/>
            </w:rPr>
          </w:pPr>
          <w:ins w:id="203"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"_Toc525121597"</w:instrText>
            </w:r>
            <w:r w:rsidRPr="002345B0">
              <w:rPr>
                <w:rStyle w:val="Hyperlink"/>
                <w:noProof/>
              </w:rPr>
              <w:instrText xml:space="preserve"> </w:instrText>
            </w:r>
            <w:r w:rsidRPr="002345B0">
              <w:rPr>
                <w:rStyle w:val="Hyperlink"/>
                <w:noProof/>
              </w:rPr>
              <w:fldChar w:fldCharType="separate"/>
            </w:r>
            <w:r w:rsidRPr="002345B0">
              <w:rPr>
                <w:rStyle w:val="Hyperlink"/>
                <w:noProof/>
              </w:rPr>
              <w:t>4.3.2</w:t>
            </w:r>
            <w:r>
              <w:rPr>
                <w:noProof/>
              </w:rPr>
              <w:tab/>
            </w:r>
            <w:r w:rsidRPr="002345B0">
              <w:rPr>
                <w:rStyle w:val="Hyperlink"/>
                <w:noProof/>
              </w:rPr>
              <w:t>Delete an application (Current process)</w:t>
            </w:r>
            <w:r>
              <w:rPr>
                <w:noProof/>
                <w:webHidden/>
              </w:rPr>
              <w:tab/>
            </w:r>
            <w:r>
              <w:rPr>
                <w:noProof/>
                <w:webHidden/>
              </w:rPr>
              <w:fldChar w:fldCharType="begin"/>
            </w:r>
            <w:r>
              <w:rPr>
                <w:noProof/>
                <w:webHidden/>
              </w:rPr>
              <w:instrText xml:space="preserve"> PAGEREF _Toc525121597 \h </w:instrText>
            </w:r>
          </w:ins>
          <w:r>
            <w:rPr>
              <w:noProof/>
              <w:webHidden/>
            </w:rPr>
          </w:r>
          <w:r>
            <w:rPr>
              <w:noProof/>
              <w:webHidden/>
            </w:rPr>
            <w:fldChar w:fldCharType="separate"/>
          </w:r>
          <w:ins w:id="204" w:author="Nicole Fich" w:date="2018-09-19T16:41:00Z">
            <w:r w:rsidR="00C47220">
              <w:rPr>
                <w:noProof/>
                <w:webHidden/>
              </w:rPr>
              <w:t>20</w:t>
            </w:r>
          </w:ins>
          <w:ins w:id="205" w:author="Nicole Fich" w:date="2018-09-19T11:57:00Z">
            <w:r>
              <w:rPr>
                <w:noProof/>
                <w:webHidden/>
              </w:rPr>
              <w:fldChar w:fldCharType="end"/>
            </w:r>
            <w:r w:rsidRPr="002345B0">
              <w:rPr>
                <w:rStyle w:val="Hyperlink"/>
                <w:noProof/>
              </w:rPr>
              <w:fldChar w:fldCharType="end"/>
            </w:r>
          </w:ins>
        </w:p>
        <w:p w14:paraId="69648671" w14:textId="36D03AFB" w:rsidR="00A10CB7" w:rsidRDefault="00A10CB7">
          <w:pPr>
            <w:pStyle w:val="TOC4"/>
            <w:rPr>
              <w:ins w:id="206" w:author="Nicole Fich" w:date="2018-09-19T11:57:00Z"/>
              <w:noProof/>
            </w:rPr>
          </w:pPr>
          <w:ins w:id="207"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"_Toc525121598"</w:instrText>
            </w:r>
            <w:r w:rsidRPr="002345B0">
              <w:rPr>
                <w:rStyle w:val="Hyperlink"/>
                <w:noProof/>
              </w:rPr>
              <w:instrText xml:space="preserve"> </w:instrText>
            </w:r>
            <w:r w:rsidRPr="002345B0">
              <w:rPr>
                <w:rStyle w:val="Hyperlink"/>
                <w:noProof/>
              </w:rPr>
              <w:fldChar w:fldCharType="separate"/>
            </w:r>
            <w:r w:rsidRPr="002345B0">
              <w:rPr>
                <w:rStyle w:val="Hyperlink"/>
                <w:noProof/>
              </w:rPr>
              <w:t>4.3.2.1</w:t>
            </w:r>
            <w:r>
              <w:rPr>
                <w:noProof/>
              </w:rPr>
              <w:tab/>
            </w:r>
            <w:r w:rsidRPr="002345B0">
              <w:rPr>
                <w:rStyle w:val="Hyperlink"/>
                <w:noProof/>
              </w:rPr>
              <w:t>JIRA workflow details (future process)</w:t>
            </w:r>
            <w:r>
              <w:rPr>
                <w:noProof/>
                <w:webHidden/>
              </w:rPr>
              <w:tab/>
            </w:r>
            <w:r>
              <w:rPr>
                <w:noProof/>
                <w:webHidden/>
              </w:rPr>
              <w:fldChar w:fldCharType="begin"/>
            </w:r>
            <w:r>
              <w:rPr>
                <w:noProof/>
                <w:webHidden/>
              </w:rPr>
              <w:instrText xml:space="preserve"> PAGEREF _Toc525121598 \h </w:instrText>
            </w:r>
          </w:ins>
          <w:r>
            <w:rPr>
              <w:noProof/>
              <w:webHidden/>
            </w:rPr>
          </w:r>
          <w:r>
            <w:rPr>
              <w:noProof/>
              <w:webHidden/>
            </w:rPr>
            <w:fldChar w:fldCharType="separate"/>
          </w:r>
          <w:ins w:id="208" w:author="Nicole Fich" w:date="2018-09-19T16:41:00Z">
            <w:r w:rsidR="00C47220">
              <w:rPr>
                <w:noProof/>
                <w:webHidden/>
              </w:rPr>
              <w:t>21</w:t>
            </w:r>
          </w:ins>
          <w:ins w:id="209" w:author="Nicole Fich" w:date="2018-09-19T11:57:00Z">
            <w:r>
              <w:rPr>
                <w:noProof/>
                <w:webHidden/>
              </w:rPr>
              <w:fldChar w:fldCharType="end"/>
            </w:r>
            <w:r w:rsidRPr="002345B0">
              <w:rPr>
                <w:rStyle w:val="Hyperlink"/>
                <w:noProof/>
              </w:rPr>
              <w:fldChar w:fldCharType="end"/>
            </w:r>
          </w:ins>
        </w:p>
        <w:p w14:paraId="508691A3" w14:textId="04ACF93C" w:rsidR="00A10CB7" w:rsidRDefault="00A10CB7">
          <w:pPr>
            <w:pStyle w:val="TOC4"/>
            <w:rPr>
              <w:ins w:id="210" w:author="Nicole Fich" w:date="2018-09-19T11:57:00Z"/>
              <w:noProof/>
            </w:rPr>
          </w:pPr>
          <w:ins w:id="211"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"_Toc525121599"</w:instrText>
            </w:r>
            <w:r w:rsidRPr="002345B0">
              <w:rPr>
                <w:rStyle w:val="Hyperlink"/>
                <w:noProof/>
              </w:rPr>
              <w:instrText xml:space="preserve"> </w:instrText>
            </w:r>
            <w:r w:rsidRPr="002345B0">
              <w:rPr>
                <w:rStyle w:val="Hyperlink"/>
                <w:noProof/>
              </w:rPr>
              <w:fldChar w:fldCharType="separate"/>
            </w:r>
            <w:r w:rsidRPr="002345B0">
              <w:rPr>
                <w:rStyle w:val="Hyperlink"/>
                <w:noProof/>
              </w:rPr>
              <w:t>4.3.2.2</w:t>
            </w:r>
            <w:r>
              <w:rPr>
                <w:noProof/>
              </w:rPr>
              <w:tab/>
            </w:r>
            <w:r w:rsidRPr="002345B0">
              <w:rPr>
                <w:rStyle w:val="Hyperlink"/>
                <w:noProof/>
              </w:rPr>
              <w:t>Process steps of the approval process</w:t>
            </w:r>
            <w:r>
              <w:rPr>
                <w:noProof/>
                <w:webHidden/>
              </w:rPr>
              <w:tab/>
            </w:r>
            <w:r>
              <w:rPr>
                <w:noProof/>
                <w:webHidden/>
              </w:rPr>
              <w:fldChar w:fldCharType="begin"/>
            </w:r>
            <w:r>
              <w:rPr>
                <w:noProof/>
                <w:webHidden/>
              </w:rPr>
              <w:instrText xml:space="preserve"> PAGEREF _Toc525121599 \h </w:instrText>
            </w:r>
          </w:ins>
          <w:r>
            <w:rPr>
              <w:noProof/>
              <w:webHidden/>
            </w:rPr>
          </w:r>
          <w:r>
            <w:rPr>
              <w:noProof/>
              <w:webHidden/>
            </w:rPr>
            <w:fldChar w:fldCharType="separate"/>
          </w:r>
          <w:ins w:id="212" w:author="Nicole Fich" w:date="2018-09-19T16:41:00Z">
            <w:r w:rsidR="00C47220">
              <w:rPr>
                <w:noProof/>
                <w:webHidden/>
              </w:rPr>
              <w:t>24</w:t>
            </w:r>
          </w:ins>
          <w:ins w:id="213" w:author="Nicole Fich" w:date="2018-09-19T11:57:00Z">
            <w:r>
              <w:rPr>
                <w:noProof/>
                <w:webHidden/>
              </w:rPr>
              <w:fldChar w:fldCharType="end"/>
            </w:r>
            <w:r w:rsidRPr="002345B0">
              <w:rPr>
                <w:rStyle w:val="Hyperlink"/>
                <w:noProof/>
              </w:rPr>
              <w:fldChar w:fldCharType="end"/>
            </w:r>
          </w:ins>
        </w:p>
        <w:p w14:paraId="558E0C54" w14:textId="50CC1E23" w:rsidR="00A10CB7" w:rsidRDefault="00A10CB7">
          <w:pPr>
            <w:pStyle w:val="TOC3"/>
            <w:rPr>
              <w:ins w:id="214" w:author="Nicole Fich" w:date="2018-09-19T11:57:00Z"/>
              <w:noProof/>
            </w:rPr>
          </w:pPr>
          <w:ins w:id="215"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"_Toc525121600"</w:instrText>
            </w:r>
            <w:r w:rsidRPr="002345B0">
              <w:rPr>
                <w:rStyle w:val="Hyperlink"/>
                <w:noProof/>
              </w:rPr>
              <w:instrText xml:space="preserve"> </w:instrText>
            </w:r>
            <w:r w:rsidRPr="002345B0">
              <w:rPr>
                <w:rStyle w:val="Hyperlink"/>
                <w:noProof/>
              </w:rPr>
              <w:fldChar w:fldCharType="separate"/>
            </w:r>
            <w:r w:rsidRPr="002345B0">
              <w:rPr>
                <w:rStyle w:val="Hyperlink"/>
                <w:noProof/>
              </w:rPr>
              <w:t>4.3.3</w:t>
            </w:r>
            <w:r>
              <w:rPr>
                <w:noProof/>
              </w:rPr>
              <w:tab/>
            </w:r>
            <w:r w:rsidRPr="002345B0">
              <w:rPr>
                <w:rStyle w:val="Hyperlink"/>
                <w:noProof/>
              </w:rPr>
              <w:t>Maintenance of data (“mandatory fields”)</w:t>
            </w:r>
            <w:r>
              <w:rPr>
                <w:noProof/>
                <w:webHidden/>
              </w:rPr>
              <w:tab/>
            </w:r>
            <w:r>
              <w:rPr>
                <w:noProof/>
                <w:webHidden/>
              </w:rPr>
              <w:fldChar w:fldCharType="begin"/>
            </w:r>
            <w:r>
              <w:rPr>
                <w:noProof/>
                <w:webHidden/>
              </w:rPr>
              <w:instrText xml:space="preserve"> PAGEREF _Toc525121600 \h </w:instrText>
            </w:r>
          </w:ins>
          <w:r>
            <w:rPr>
              <w:noProof/>
              <w:webHidden/>
            </w:rPr>
          </w:r>
          <w:r>
            <w:rPr>
              <w:noProof/>
              <w:webHidden/>
            </w:rPr>
            <w:fldChar w:fldCharType="separate"/>
          </w:r>
          <w:ins w:id="216" w:author="Nicole Fich" w:date="2018-09-19T16:41:00Z">
            <w:r w:rsidR="00C47220">
              <w:rPr>
                <w:noProof/>
                <w:webHidden/>
              </w:rPr>
              <w:t>24</w:t>
            </w:r>
          </w:ins>
          <w:ins w:id="217" w:author="Nicole Fich" w:date="2018-09-19T11:57:00Z">
            <w:r>
              <w:rPr>
                <w:noProof/>
                <w:webHidden/>
              </w:rPr>
              <w:fldChar w:fldCharType="end"/>
            </w:r>
            <w:r w:rsidRPr="002345B0">
              <w:rPr>
                <w:rStyle w:val="Hyperlink"/>
                <w:noProof/>
              </w:rPr>
              <w:fldChar w:fldCharType="end"/>
            </w:r>
          </w:ins>
        </w:p>
        <w:p w14:paraId="457BE4DB" w14:textId="23D3E917" w:rsidR="00A10CB7" w:rsidRDefault="00A10CB7">
          <w:pPr>
            <w:pStyle w:val="TOC3"/>
            <w:rPr>
              <w:ins w:id="218" w:author="Nicole Fich" w:date="2018-09-19T11:57:00Z"/>
              <w:noProof/>
            </w:rPr>
          </w:pPr>
          <w:ins w:id="219"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"_Toc525121601"</w:instrText>
            </w:r>
            <w:r w:rsidRPr="002345B0">
              <w:rPr>
                <w:rStyle w:val="Hyperlink"/>
                <w:noProof/>
              </w:rPr>
              <w:instrText xml:space="preserve"> </w:instrText>
            </w:r>
            <w:r w:rsidRPr="002345B0">
              <w:rPr>
                <w:rStyle w:val="Hyperlink"/>
                <w:noProof/>
              </w:rPr>
              <w:fldChar w:fldCharType="separate"/>
            </w:r>
            <w:r w:rsidRPr="002345B0">
              <w:rPr>
                <w:rStyle w:val="Hyperlink"/>
                <w:noProof/>
              </w:rPr>
              <w:t>4.3.4</w:t>
            </w:r>
            <w:r>
              <w:rPr>
                <w:noProof/>
              </w:rPr>
              <w:tab/>
            </w:r>
            <w:r w:rsidRPr="002345B0">
              <w:rPr>
                <w:rStyle w:val="Hyperlink"/>
                <w:noProof/>
              </w:rPr>
              <w:t>Ensure data quality of applications in MEGA</w:t>
            </w:r>
            <w:r>
              <w:rPr>
                <w:noProof/>
                <w:webHidden/>
              </w:rPr>
              <w:tab/>
            </w:r>
            <w:r>
              <w:rPr>
                <w:noProof/>
                <w:webHidden/>
              </w:rPr>
              <w:fldChar w:fldCharType="begin"/>
            </w:r>
            <w:r>
              <w:rPr>
                <w:noProof/>
                <w:webHidden/>
              </w:rPr>
              <w:instrText xml:space="preserve"> PAGEREF _Toc525121601 \h </w:instrText>
            </w:r>
          </w:ins>
          <w:r>
            <w:rPr>
              <w:noProof/>
              <w:webHidden/>
            </w:rPr>
          </w:r>
          <w:r>
            <w:rPr>
              <w:noProof/>
              <w:webHidden/>
            </w:rPr>
            <w:fldChar w:fldCharType="separate"/>
          </w:r>
          <w:ins w:id="220" w:author="Nicole Fich" w:date="2018-09-19T16:41:00Z">
            <w:r w:rsidR="00C47220">
              <w:rPr>
                <w:noProof/>
                <w:webHidden/>
              </w:rPr>
              <w:t>28</w:t>
            </w:r>
          </w:ins>
          <w:ins w:id="221" w:author="Nicole Fich" w:date="2018-09-19T11:57:00Z">
            <w:r>
              <w:rPr>
                <w:noProof/>
                <w:webHidden/>
              </w:rPr>
              <w:fldChar w:fldCharType="end"/>
            </w:r>
            <w:r w:rsidRPr="002345B0">
              <w:rPr>
                <w:rStyle w:val="Hyperlink"/>
                <w:noProof/>
              </w:rPr>
              <w:fldChar w:fldCharType="end"/>
            </w:r>
          </w:ins>
        </w:p>
        <w:p w14:paraId="3D078671" w14:textId="41CF54F7" w:rsidR="00A10CB7" w:rsidRDefault="00A10CB7">
          <w:pPr>
            <w:pStyle w:val="TOC1"/>
            <w:rPr>
              <w:ins w:id="222" w:author="Nicole Fich" w:date="2018-09-19T11:57:00Z"/>
              <w:b w:val="0"/>
              <w:noProof/>
            </w:rPr>
          </w:pPr>
          <w:ins w:id="223" w:author="Nicole Fich" w:date="2018-09-19T11:57:00Z">
            <w:r w:rsidRPr="002345B0">
              <w:rPr>
                <w:rStyle w:val="Hyperlink"/>
                <w:noProof/>
              </w:rPr>
              <w:fldChar w:fldCharType="begin"/>
            </w:r>
            <w:r w:rsidRPr="002345B0">
              <w:rPr>
                <w:rStyle w:val="Hyperlink"/>
                <w:noProof/>
              </w:rPr>
              <w:instrText xml:space="preserve"> </w:instrText>
            </w:r>
            <w:r>
              <w:rPr>
                <w:noProof/>
              </w:rPr>
              <w:instrText>HYPERLINK \l "_Toc525121602"</w:instrText>
            </w:r>
            <w:r w:rsidRPr="002345B0">
              <w:rPr>
                <w:rStyle w:val="Hyperlink"/>
                <w:noProof/>
              </w:rPr>
              <w:instrText xml:space="preserve"> </w:instrText>
            </w:r>
            <w:r w:rsidRPr="002345B0">
              <w:rPr>
                <w:rStyle w:val="Hyperlink"/>
                <w:noProof/>
              </w:rPr>
              <w:fldChar w:fldCharType="separate"/>
            </w:r>
            <w:r w:rsidRPr="002345B0">
              <w:rPr>
                <w:rStyle w:val="Hyperlink"/>
                <w:noProof/>
              </w:rPr>
              <w:t>5</w:t>
            </w:r>
            <w:r>
              <w:rPr>
                <w:b w:val="0"/>
                <w:noProof/>
              </w:rPr>
              <w:tab/>
            </w:r>
            <w:r w:rsidRPr="002345B0">
              <w:rPr>
                <w:rStyle w:val="Hyperlink"/>
                <w:noProof/>
              </w:rPr>
              <w:t>Annex</w:t>
            </w:r>
            <w:r>
              <w:rPr>
                <w:noProof/>
                <w:webHidden/>
              </w:rPr>
              <w:tab/>
            </w:r>
            <w:r>
              <w:rPr>
                <w:noProof/>
                <w:webHidden/>
              </w:rPr>
              <w:fldChar w:fldCharType="begin"/>
            </w:r>
            <w:r>
              <w:rPr>
                <w:noProof/>
                <w:webHidden/>
              </w:rPr>
              <w:instrText xml:space="preserve"> PAGEREF _Toc525121602 \h </w:instrText>
            </w:r>
          </w:ins>
          <w:r>
            <w:rPr>
              <w:noProof/>
              <w:webHidden/>
            </w:rPr>
          </w:r>
          <w:r>
            <w:rPr>
              <w:noProof/>
              <w:webHidden/>
            </w:rPr>
            <w:fldChar w:fldCharType="separate"/>
          </w:r>
          <w:ins w:id="224" w:author="Nicole Fich" w:date="2018-09-19T16:41:00Z">
            <w:r w:rsidR="00C47220">
              <w:rPr>
                <w:noProof/>
                <w:webHidden/>
              </w:rPr>
              <w:t>31</w:t>
            </w:r>
          </w:ins>
          <w:ins w:id="225" w:author="Nicole Fich" w:date="2018-09-19T11:57:00Z">
            <w:r>
              <w:rPr>
                <w:noProof/>
                <w:webHidden/>
              </w:rPr>
              <w:fldChar w:fldCharType="end"/>
            </w:r>
            <w:r w:rsidRPr="002345B0">
              <w:rPr>
                <w:rStyle w:val="Hyperlink"/>
                <w:noProof/>
              </w:rPr>
              <w:fldChar w:fldCharType="end"/>
            </w:r>
          </w:ins>
        </w:p>
        <w:p w14:paraId="64BD7191" w14:textId="499C0993" w:rsidR="00A10CB7" w:rsidRDefault="00A10CB7">
          <w:pPr>
            <w:pStyle w:val="TOC2"/>
            <w:rPr>
              <w:ins w:id="226" w:author="Nicole Fich" w:date="2018-09-19T11:57:00Z"/>
            </w:rPr>
          </w:pPr>
          <w:ins w:id="227" w:author="Nicole Fich" w:date="2018-09-19T11:57:00Z">
            <w:r w:rsidRPr="002345B0">
              <w:rPr>
                <w:rStyle w:val="Hyperlink"/>
              </w:rPr>
              <w:fldChar w:fldCharType="begin"/>
            </w:r>
            <w:r w:rsidRPr="002345B0">
              <w:rPr>
                <w:rStyle w:val="Hyperlink"/>
              </w:rPr>
              <w:instrText xml:space="preserve"> </w:instrText>
            </w:r>
            <w:r>
              <w:instrText>HYPERLINK \l "_Toc525121603"</w:instrText>
            </w:r>
            <w:r w:rsidRPr="002345B0">
              <w:rPr>
                <w:rStyle w:val="Hyperlink"/>
              </w:rPr>
              <w:instrText xml:space="preserve"> </w:instrText>
            </w:r>
            <w:r w:rsidRPr="002345B0">
              <w:rPr>
                <w:rStyle w:val="Hyperlink"/>
              </w:rPr>
              <w:fldChar w:fldCharType="separate"/>
            </w:r>
            <w:r w:rsidRPr="002345B0">
              <w:rPr>
                <w:rStyle w:val="Hyperlink"/>
              </w:rPr>
              <w:t>5.1</w:t>
            </w:r>
            <w:r>
              <w:tab/>
            </w:r>
            <w:r w:rsidRPr="002345B0">
              <w:rPr>
                <w:rStyle w:val="Hyperlink"/>
              </w:rPr>
              <w:t>General definition of applications and technologies in Deutsche Boerse Group</w:t>
            </w:r>
            <w:r>
              <w:rPr>
                <w:webHidden/>
              </w:rPr>
              <w:tab/>
            </w:r>
            <w:r>
              <w:rPr>
                <w:webHidden/>
              </w:rPr>
              <w:fldChar w:fldCharType="begin"/>
            </w:r>
            <w:r>
              <w:rPr>
                <w:webHidden/>
              </w:rPr>
              <w:instrText xml:space="preserve"> PAGEREF _Toc525121603 \h </w:instrText>
            </w:r>
          </w:ins>
          <w:r>
            <w:rPr>
              <w:webHidden/>
            </w:rPr>
          </w:r>
          <w:r>
            <w:rPr>
              <w:webHidden/>
            </w:rPr>
            <w:fldChar w:fldCharType="separate"/>
          </w:r>
          <w:ins w:id="228" w:author="Nicole Fich" w:date="2018-09-19T16:41:00Z">
            <w:r w:rsidR="00C47220">
              <w:rPr>
                <w:webHidden/>
              </w:rPr>
              <w:t>31</w:t>
            </w:r>
          </w:ins>
          <w:ins w:id="229" w:author="Nicole Fich" w:date="2018-09-19T11:57:00Z">
            <w:r>
              <w:rPr>
                <w:webHidden/>
              </w:rPr>
              <w:fldChar w:fldCharType="end"/>
            </w:r>
            <w:r w:rsidRPr="002345B0">
              <w:rPr>
                <w:rStyle w:val="Hyperlink"/>
              </w:rPr>
              <w:fldChar w:fldCharType="end"/>
            </w:r>
          </w:ins>
        </w:p>
        <w:p w14:paraId="52BAC3AE" w14:textId="5C078AE6" w:rsidR="00A10CB7" w:rsidRDefault="00A10CB7">
          <w:pPr>
            <w:pStyle w:val="TOC2"/>
            <w:rPr>
              <w:ins w:id="230" w:author="Nicole Fich" w:date="2018-09-19T11:57:00Z"/>
            </w:rPr>
          </w:pPr>
          <w:ins w:id="231" w:author="Nicole Fich" w:date="2018-09-19T11:57:00Z">
            <w:r w:rsidRPr="002345B0">
              <w:rPr>
                <w:rStyle w:val="Hyperlink"/>
              </w:rPr>
              <w:fldChar w:fldCharType="begin"/>
            </w:r>
            <w:r w:rsidRPr="002345B0">
              <w:rPr>
                <w:rStyle w:val="Hyperlink"/>
              </w:rPr>
              <w:instrText xml:space="preserve"> </w:instrText>
            </w:r>
            <w:r>
              <w:instrText>HYPERLINK \l "_Toc525121604"</w:instrText>
            </w:r>
            <w:r w:rsidRPr="002345B0">
              <w:rPr>
                <w:rStyle w:val="Hyperlink"/>
              </w:rPr>
              <w:instrText xml:space="preserve"> </w:instrText>
            </w:r>
            <w:r w:rsidRPr="002345B0">
              <w:rPr>
                <w:rStyle w:val="Hyperlink"/>
              </w:rPr>
              <w:fldChar w:fldCharType="separate"/>
            </w:r>
            <w:r w:rsidRPr="002345B0">
              <w:rPr>
                <w:rStyle w:val="Hyperlink"/>
              </w:rPr>
              <w:t>5.2</w:t>
            </w:r>
            <w:r>
              <w:tab/>
            </w:r>
            <w:r w:rsidRPr="002345B0">
              <w:rPr>
                <w:rStyle w:val="Hyperlink"/>
              </w:rPr>
              <w:t>Overview of banking regulated Legal Entities</w:t>
            </w:r>
            <w:r>
              <w:rPr>
                <w:webHidden/>
              </w:rPr>
              <w:tab/>
            </w:r>
            <w:r>
              <w:rPr>
                <w:webHidden/>
              </w:rPr>
              <w:fldChar w:fldCharType="begin"/>
            </w:r>
            <w:r>
              <w:rPr>
                <w:webHidden/>
              </w:rPr>
              <w:instrText xml:space="preserve"> PAGEREF _Toc525121604 \h </w:instrText>
            </w:r>
          </w:ins>
          <w:r>
            <w:rPr>
              <w:webHidden/>
            </w:rPr>
          </w:r>
          <w:r>
            <w:rPr>
              <w:webHidden/>
            </w:rPr>
            <w:fldChar w:fldCharType="separate"/>
          </w:r>
          <w:ins w:id="232" w:author="Nicole Fich" w:date="2018-09-19T16:41:00Z">
            <w:r w:rsidR="00C47220">
              <w:rPr>
                <w:webHidden/>
              </w:rPr>
              <w:t>33</w:t>
            </w:r>
          </w:ins>
          <w:ins w:id="233" w:author="Nicole Fich" w:date="2018-09-19T11:57:00Z">
            <w:r>
              <w:rPr>
                <w:webHidden/>
              </w:rPr>
              <w:fldChar w:fldCharType="end"/>
            </w:r>
            <w:r w:rsidRPr="002345B0">
              <w:rPr>
                <w:rStyle w:val="Hyperlink"/>
              </w:rPr>
              <w:fldChar w:fldCharType="end"/>
            </w:r>
          </w:ins>
        </w:p>
        <w:p w14:paraId="61F1DBA7" w14:textId="4A1452E2" w:rsidR="00A10CB7" w:rsidRDefault="00A10CB7">
          <w:pPr>
            <w:pStyle w:val="TOC2"/>
            <w:rPr>
              <w:ins w:id="234" w:author="Nicole Fich" w:date="2018-09-19T11:57:00Z"/>
            </w:rPr>
          </w:pPr>
          <w:ins w:id="235" w:author="Nicole Fich" w:date="2018-09-19T11:57:00Z">
            <w:r w:rsidRPr="002345B0">
              <w:rPr>
                <w:rStyle w:val="Hyperlink"/>
              </w:rPr>
              <w:fldChar w:fldCharType="begin"/>
            </w:r>
            <w:r w:rsidRPr="002345B0">
              <w:rPr>
                <w:rStyle w:val="Hyperlink"/>
              </w:rPr>
              <w:instrText xml:space="preserve"> </w:instrText>
            </w:r>
            <w:r>
              <w:instrText>HYPERLINK \l "_Toc525121605"</w:instrText>
            </w:r>
            <w:r w:rsidRPr="002345B0">
              <w:rPr>
                <w:rStyle w:val="Hyperlink"/>
              </w:rPr>
              <w:instrText xml:space="preserve"> </w:instrText>
            </w:r>
            <w:r w:rsidRPr="002345B0">
              <w:rPr>
                <w:rStyle w:val="Hyperlink"/>
              </w:rPr>
              <w:fldChar w:fldCharType="separate"/>
            </w:r>
            <w:r w:rsidRPr="002345B0">
              <w:rPr>
                <w:rStyle w:val="Hyperlink"/>
              </w:rPr>
              <w:t>5.3</w:t>
            </w:r>
            <w:r>
              <w:tab/>
            </w:r>
            <w:r w:rsidRPr="002345B0">
              <w:rPr>
                <w:rStyle w:val="Hyperlink"/>
              </w:rPr>
              <w:t>Quick Guide on “how to view changes of application data”</w:t>
            </w:r>
            <w:r>
              <w:rPr>
                <w:webHidden/>
              </w:rPr>
              <w:tab/>
            </w:r>
            <w:r>
              <w:rPr>
                <w:webHidden/>
              </w:rPr>
              <w:fldChar w:fldCharType="begin"/>
            </w:r>
            <w:r>
              <w:rPr>
                <w:webHidden/>
              </w:rPr>
              <w:instrText xml:space="preserve"> PAGEREF _Toc525121605 \h </w:instrText>
            </w:r>
          </w:ins>
          <w:r>
            <w:rPr>
              <w:webHidden/>
            </w:rPr>
          </w:r>
          <w:r>
            <w:rPr>
              <w:webHidden/>
            </w:rPr>
            <w:fldChar w:fldCharType="separate"/>
          </w:r>
          <w:ins w:id="236" w:author="Nicole Fich" w:date="2018-09-19T16:41:00Z">
            <w:r w:rsidR="00C47220">
              <w:rPr>
                <w:webHidden/>
              </w:rPr>
              <w:t>33</w:t>
            </w:r>
          </w:ins>
          <w:ins w:id="237" w:author="Nicole Fich" w:date="2018-09-19T11:57:00Z">
            <w:r>
              <w:rPr>
                <w:webHidden/>
              </w:rPr>
              <w:fldChar w:fldCharType="end"/>
            </w:r>
            <w:r w:rsidRPr="002345B0">
              <w:rPr>
                <w:rStyle w:val="Hyperlink"/>
              </w:rPr>
              <w:fldChar w:fldCharType="end"/>
            </w:r>
          </w:ins>
        </w:p>
        <w:p w14:paraId="16846FA9" w14:textId="43DD2032" w:rsidR="00A10CB7" w:rsidRDefault="00A10CB7">
          <w:pPr>
            <w:pStyle w:val="TOC2"/>
            <w:rPr>
              <w:ins w:id="238" w:author="Nicole Fich" w:date="2018-09-19T11:57:00Z"/>
            </w:rPr>
          </w:pPr>
          <w:ins w:id="239" w:author="Nicole Fich" w:date="2018-09-19T11:57:00Z">
            <w:r w:rsidRPr="002345B0">
              <w:rPr>
                <w:rStyle w:val="Hyperlink"/>
              </w:rPr>
              <w:fldChar w:fldCharType="begin"/>
            </w:r>
            <w:r w:rsidRPr="002345B0">
              <w:rPr>
                <w:rStyle w:val="Hyperlink"/>
              </w:rPr>
              <w:instrText xml:space="preserve"> </w:instrText>
            </w:r>
            <w:r>
              <w:instrText>HYPERLINK \l "_Toc525121606"</w:instrText>
            </w:r>
            <w:r w:rsidRPr="002345B0">
              <w:rPr>
                <w:rStyle w:val="Hyperlink"/>
              </w:rPr>
              <w:instrText xml:space="preserve"> </w:instrText>
            </w:r>
            <w:r w:rsidRPr="002345B0">
              <w:rPr>
                <w:rStyle w:val="Hyperlink"/>
              </w:rPr>
              <w:fldChar w:fldCharType="separate"/>
            </w:r>
            <w:r w:rsidRPr="002345B0">
              <w:rPr>
                <w:rStyle w:val="Hyperlink"/>
              </w:rPr>
              <w:t>5.4</w:t>
            </w:r>
            <w:r>
              <w:tab/>
            </w:r>
            <w:r w:rsidRPr="002345B0">
              <w:rPr>
                <w:rStyle w:val="Hyperlink"/>
              </w:rPr>
              <w:t>Clearing Modelling Guide</w:t>
            </w:r>
            <w:r>
              <w:rPr>
                <w:webHidden/>
              </w:rPr>
              <w:tab/>
            </w:r>
            <w:r>
              <w:rPr>
                <w:webHidden/>
              </w:rPr>
              <w:fldChar w:fldCharType="begin"/>
            </w:r>
            <w:r>
              <w:rPr>
                <w:webHidden/>
              </w:rPr>
              <w:instrText xml:space="preserve"> PAGEREF _Toc525121606 \h </w:instrText>
            </w:r>
          </w:ins>
          <w:r>
            <w:rPr>
              <w:webHidden/>
            </w:rPr>
          </w:r>
          <w:r>
            <w:rPr>
              <w:webHidden/>
            </w:rPr>
            <w:fldChar w:fldCharType="separate"/>
          </w:r>
          <w:ins w:id="240" w:author="Nicole Fich" w:date="2018-09-19T16:41:00Z">
            <w:r w:rsidR="00C47220">
              <w:rPr>
                <w:webHidden/>
              </w:rPr>
              <w:t>34</w:t>
            </w:r>
          </w:ins>
          <w:ins w:id="241" w:author="Nicole Fich" w:date="2018-09-19T11:57:00Z">
            <w:r>
              <w:rPr>
                <w:webHidden/>
              </w:rPr>
              <w:fldChar w:fldCharType="end"/>
            </w:r>
            <w:r w:rsidRPr="002345B0">
              <w:rPr>
                <w:rStyle w:val="Hyperlink"/>
              </w:rPr>
              <w:fldChar w:fldCharType="end"/>
            </w:r>
          </w:ins>
        </w:p>
        <w:p w14:paraId="5DC8AD78" w14:textId="17879EB6" w:rsidR="004E3A60" w:rsidDel="00A10CB7" w:rsidRDefault="004E3A60">
          <w:pPr>
            <w:pStyle w:val="TOC1"/>
            <w:rPr>
              <w:del w:id="242" w:author="Nicole Fich" w:date="2018-09-19T11:56:00Z"/>
              <w:b w:val="0"/>
              <w:noProof/>
            </w:rPr>
          </w:pPr>
          <w:del w:id="243" w:author="Nicole Fich" w:date="2018-09-19T11:56:00Z">
            <w:r w:rsidRPr="00C47220" w:rsidDel="00A10CB7">
              <w:rPr>
                <w:rStyle w:val="Hyperlink"/>
                <w:noProof/>
              </w:rPr>
              <w:delText>1</w:delText>
            </w:r>
            <w:r w:rsidDel="00A10CB7">
              <w:rPr>
                <w:b w:val="0"/>
                <w:noProof/>
              </w:rPr>
              <w:tab/>
            </w:r>
            <w:r w:rsidRPr="00C47220" w:rsidDel="00A10CB7">
              <w:rPr>
                <w:rStyle w:val="Hyperlink"/>
                <w:noProof/>
              </w:rPr>
              <w:delText>Introduction</w:delText>
            </w:r>
            <w:r w:rsidDel="00A10CB7">
              <w:rPr>
                <w:noProof/>
                <w:webHidden/>
              </w:rPr>
              <w:tab/>
              <w:delText>5</w:delText>
            </w:r>
          </w:del>
        </w:p>
        <w:p w14:paraId="76B3AA29" w14:textId="64CA10DF" w:rsidR="004E3A60" w:rsidDel="00A10CB7" w:rsidRDefault="004E3A60">
          <w:pPr>
            <w:pStyle w:val="TOC2"/>
            <w:rPr>
              <w:del w:id="244" w:author="Nicole Fich" w:date="2018-09-19T11:56:00Z"/>
            </w:rPr>
          </w:pPr>
          <w:del w:id="245" w:author="Nicole Fich" w:date="2018-09-19T11:56:00Z">
            <w:r w:rsidRPr="00C47220" w:rsidDel="00A10CB7">
              <w:rPr>
                <w:rStyle w:val="Hyperlink"/>
              </w:rPr>
              <w:delText>1.1</w:delText>
            </w:r>
            <w:r w:rsidDel="00A10CB7">
              <w:tab/>
            </w:r>
            <w:r w:rsidRPr="00C47220" w:rsidDel="00A10CB7">
              <w:rPr>
                <w:rStyle w:val="Hyperlink"/>
              </w:rPr>
              <w:delText>Background</w:delText>
            </w:r>
            <w:r w:rsidDel="00A10CB7">
              <w:rPr>
                <w:webHidden/>
              </w:rPr>
              <w:tab/>
              <w:delText>5</w:delText>
            </w:r>
          </w:del>
        </w:p>
        <w:p w14:paraId="6593D15E" w14:textId="10F5C178" w:rsidR="004E3A60" w:rsidDel="00A10CB7" w:rsidRDefault="004E3A60">
          <w:pPr>
            <w:pStyle w:val="TOC2"/>
            <w:rPr>
              <w:del w:id="246" w:author="Nicole Fich" w:date="2018-09-19T11:56:00Z"/>
            </w:rPr>
          </w:pPr>
          <w:del w:id="247" w:author="Nicole Fich" w:date="2018-09-19T11:56:00Z">
            <w:r w:rsidRPr="00C47220" w:rsidDel="00A10CB7">
              <w:rPr>
                <w:rStyle w:val="Hyperlink"/>
              </w:rPr>
              <w:delText>1.2</w:delText>
            </w:r>
            <w:r w:rsidDel="00A10CB7">
              <w:tab/>
            </w:r>
            <w:r w:rsidRPr="00C47220" w:rsidDel="00A10CB7">
              <w:rPr>
                <w:rStyle w:val="Hyperlink"/>
              </w:rPr>
              <w:delText>Scope of the document</w:delText>
            </w:r>
            <w:r w:rsidDel="00A10CB7">
              <w:rPr>
                <w:webHidden/>
              </w:rPr>
              <w:tab/>
              <w:delText>5</w:delText>
            </w:r>
          </w:del>
        </w:p>
        <w:p w14:paraId="72D3E155" w14:textId="4F76F754" w:rsidR="004E3A60" w:rsidDel="00A10CB7" w:rsidRDefault="004E3A60">
          <w:pPr>
            <w:pStyle w:val="TOC2"/>
            <w:rPr>
              <w:del w:id="248" w:author="Nicole Fich" w:date="2018-09-19T11:56:00Z"/>
            </w:rPr>
          </w:pPr>
          <w:del w:id="249" w:author="Nicole Fich" w:date="2018-09-19T11:56:00Z">
            <w:r w:rsidRPr="00C47220" w:rsidDel="00A10CB7">
              <w:rPr>
                <w:rStyle w:val="Hyperlink"/>
              </w:rPr>
              <w:lastRenderedPageBreak/>
              <w:delText>1.3</w:delText>
            </w:r>
            <w:r w:rsidDel="00A10CB7">
              <w:tab/>
            </w:r>
            <w:r w:rsidRPr="00C47220" w:rsidDel="00A10CB7">
              <w:rPr>
                <w:rStyle w:val="Hyperlink"/>
              </w:rPr>
              <w:delText>Out of scope</w:delText>
            </w:r>
            <w:r w:rsidDel="00A10CB7">
              <w:rPr>
                <w:webHidden/>
              </w:rPr>
              <w:tab/>
              <w:delText>5</w:delText>
            </w:r>
          </w:del>
        </w:p>
        <w:p w14:paraId="45786015" w14:textId="14F29726" w:rsidR="004E3A60" w:rsidDel="00A10CB7" w:rsidRDefault="004E3A60">
          <w:pPr>
            <w:pStyle w:val="TOC1"/>
            <w:rPr>
              <w:del w:id="250" w:author="Nicole Fich" w:date="2018-09-19T11:56:00Z"/>
              <w:b w:val="0"/>
              <w:noProof/>
            </w:rPr>
          </w:pPr>
          <w:del w:id="251" w:author="Nicole Fich" w:date="2018-09-19T11:56:00Z">
            <w:r w:rsidRPr="00C47220" w:rsidDel="00A10CB7">
              <w:rPr>
                <w:rStyle w:val="Hyperlink"/>
                <w:noProof/>
              </w:rPr>
              <w:delText>2</w:delText>
            </w:r>
            <w:r w:rsidDel="00A10CB7">
              <w:rPr>
                <w:b w:val="0"/>
                <w:noProof/>
              </w:rPr>
              <w:tab/>
            </w:r>
            <w:r w:rsidRPr="00C47220" w:rsidDel="00A10CB7">
              <w:rPr>
                <w:rStyle w:val="Hyperlink"/>
                <w:noProof/>
              </w:rPr>
              <w:delText>Risks , Interfaces, SLA/OLA</w:delText>
            </w:r>
            <w:r w:rsidDel="00A10CB7">
              <w:rPr>
                <w:noProof/>
                <w:webHidden/>
              </w:rPr>
              <w:tab/>
              <w:delText>5</w:delText>
            </w:r>
          </w:del>
        </w:p>
        <w:p w14:paraId="360AD62E" w14:textId="3D5D7437" w:rsidR="004E3A60" w:rsidDel="00A10CB7" w:rsidRDefault="004E3A60">
          <w:pPr>
            <w:pStyle w:val="TOC2"/>
            <w:rPr>
              <w:del w:id="252" w:author="Nicole Fich" w:date="2018-09-19T11:56:00Z"/>
            </w:rPr>
          </w:pPr>
          <w:del w:id="253" w:author="Nicole Fich" w:date="2018-09-19T11:56:00Z">
            <w:r w:rsidRPr="00C47220" w:rsidDel="00A10CB7">
              <w:rPr>
                <w:rStyle w:val="Hyperlink"/>
              </w:rPr>
              <w:delText>2.1</w:delText>
            </w:r>
            <w:r w:rsidDel="00A10CB7">
              <w:tab/>
            </w:r>
            <w:r w:rsidRPr="00C47220" w:rsidDel="00A10CB7">
              <w:rPr>
                <w:rStyle w:val="Hyperlink"/>
              </w:rPr>
              <w:delText>Risks</w:delText>
            </w:r>
            <w:r w:rsidDel="00A10CB7">
              <w:rPr>
                <w:webHidden/>
              </w:rPr>
              <w:tab/>
              <w:delText>5</w:delText>
            </w:r>
          </w:del>
        </w:p>
        <w:p w14:paraId="58C7604D" w14:textId="2159AE7A" w:rsidR="004E3A60" w:rsidDel="00A10CB7" w:rsidRDefault="004E3A60">
          <w:pPr>
            <w:pStyle w:val="TOC2"/>
            <w:rPr>
              <w:del w:id="254" w:author="Nicole Fich" w:date="2018-09-19T11:56:00Z"/>
            </w:rPr>
          </w:pPr>
          <w:del w:id="255" w:author="Nicole Fich" w:date="2018-09-19T11:56:00Z">
            <w:r w:rsidRPr="00C47220" w:rsidDel="00A10CB7">
              <w:rPr>
                <w:rStyle w:val="Hyperlink"/>
              </w:rPr>
              <w:delText>2.2</w:delText>
            </w:r>
            <w:r w:rsidDel="00A10CB7">
              <w:tab/>
            </w:r>
            <w:r w:rsidRPr="00C47220" w:rsidDel="00A10CB7">
              <w:rPr>
                <w:rStyle w:val="Hyperlink"/>
              </w:rPr>
              <w:delText>Interfaces</w:delText>
            </w:r>
            <w:r w:rsidDel="00A10CB7">
              <w:rPr>
                <w:webHidden/>
              </w:rPr>
              <w:tab/>
              <w:delText>6</w:delText>
            </w:r>
          </w:del>
        </w:p>
        <w:p w14:paraId="73C64FA6" w14:textId="4D4240F8" w:rsidR="004E3A60" w:rsidDel="00A10CB7" w:rsidRDefault="004E3A60">
          <w:pPr>
            <w:pStyle w:val="TOC2"/>
            <w:rPr>
              <w:del w:id="256" w:author="Nicole Fich" w:date="2018-09-19T11:56:00Z"/>
            </w:rPr>
          </w:pPr>
          <w:del w:id="257" w:author="Nicole Fich" w:date="2018-09-19T11:56:00Z">
            <w:r w:rsidRPr="00C47220" w:rsidDel="00A10CB7">
              <w:rPr>
                <w:rStyle w:val="Hyperlink"/>
              </w:rPr>
              <w:delText>2.3</w:delText>
            </w:r>
            <w:r w:rsidDel="00A10CB7">
              <w:tab/>
            </w:r>
            <w:r w:rsidRPr="00C47220" w:rsidDel="00A10CB7">
              <w:rPr>
                <w:rStyle w:val="Hyperlink"/>
              </w:rPr>
              <w:delText>SLA/OLA</w:delText>
            </w:r>
            <w:r w:rsidDel="00A10CB7">
              <w:rPr>
                <w:webHidden/>
              </w:rPr>
              <w:tab/>
              <w:delText>6</w:delText>
            </w:r>
          </w:del>
        </w:p>
        <w:p w14:paraId="19EA7FCE" w14:textId="546068B3" w:rsidR="004E3A60" w:rsidDel="00A10CB7" w:rsidRDefault="004E3A60">
          <w:pPr>
            <w:pStyle w:val="TOC1"/>
            <w:rPr>
              <w:del w:id="258" w:author="Nicole Fich" w:date="2018-09-19T11:56:00Z"/>
              <w:b w:val="0"/>
              <w:noProof/>
            </w:rPr>
          </w:pPr>
          <w:del w:id="259" w:author="Nicole Fich" w:date="2018-09-19T11:56:00Z">
            <w:r w:rsidRPr="00C47220" w:rsidDel="00A10CB7">
              <w:rPr>
                <w:rStyle w:val="Hyperlink"/>
                <w:noProof/>
              </w:rPr>
              <w:delText>3</w:delText>
            </w:r>
            <w:r w:rsidDel="00A10CB7">
              <w:rPr>
                <w:b w:val="0"/>
                <w:noProof/>
              </w:rPr>
              <w:tab/>
            </w:r>
            <w:r w:rsidRPr="00C47220" w:rsidDel="00A10CB7">
              <w:rPr>
                <w:rStyle w:val="Hyperlink"/>
                <w:rFonts w:eastAsiaTheme="majorEastAsia"/>
                <w:noProof/>
              </w:rPr>
              <w:delText>Overview of roles &amp; responsibilities and processes</w:delText>
            </w:r>
            <w:r w:rsidDel="00A10CB7">
              <w:rPr>
                <w:noProof/>
                <w:webHidden/>
              </w:rPr>
              <w:tab/>
              <w:delText>7</w:delText>
            </w:r>
          </w:del>
        </w:p>
        <w:p w14:paraId="5435B5E9" w14:textId="14812012" w:rsidR="004E3A60" w:rsidDel="00A10CB7" w:rsidRDefault="004E3A60">
          <w:pPr>
            <w:pStyle w:val="TOC2"/>
            <w:rPr>
              <w:del w:id="260" w:author="Nicole Fich" w:date="2018-09-19T11:56:00Z"/>
            </w:rPr>
          </w:pPr>
          <w:del w:id="261" w:author="Nicole Fich" w:date="2018-09-19T11:56:00Z">
            <w:r w:rsidRPr="00C47220" w:rsidDel="00A10CB7">
              <w:rPr>
                <w:rStyle w:val="Hyperlink"/>
              </w:rPr>
              <w:delText>3.1</w:delText>
            </w:r>
            <w:r w:rsidDel="00A10CB7">
              <w:tab/>
            </w:r>
            <w:r w:rsidRPr="00C47220" w:rsidDel="00A10CB7">
              <w:rPr>
                <w:rStyle w:val="Hyperlink"/>
              </w:rPr>
              <w:delText>Major Stakeholders</w:delText>
            </w:r>
            <w:r w:rsidDel="00A10CB7">
              <w:rPr>
                <w:webHidden/>
              </w:rPr>
              <w:tab/>
              <w:delText>7</w:delText>
            </w:r>
          </w:del>
        </w:p>
        <w:p w14:paraId="2B908EB4" w14:textId="7E980196" w:rsidR="004E3A60" w:rsidDel="00A10CB7" w:rsidRDefault="004E3A60">
          <w:pPr>
            <w:pStyle w:val="TOC2"/>
            <w:rPr>
              <w:del w:id="262" w:author="Nicole Fich" w:date="2018-09-19T11:56:00Z"/>
            </w:rPr>
          </w:pPr>
          <w:del w:id="263" w:author="Nicole Fich" w:date="2018-09-19T11:56:00Z">
            <w:r w:rsidRPr="00C47220" w:rsidDel="00A10CB7">
              <w:rPr>
                <w:rStyle w:val="Hyperlink"/>
              </w:rPr>
              <w:delText>3.2</w:delText>
            </w:r>
            <w:r w:rsidDel="00A10CB7">
              <w:tab/>
            </w:r>
            <w:r w:rsidRPr="00C47220" w:rsidDel="00A10CB7">
              <w:rPr>
                <w:rStyle w:val="Hyperlink"/>
              </w:rPr>
              <w:delText>General roles &amp; responsibilities</w:delText>
            </w:r>
            <w:r w:rsidDel="00A10CB7">
              <w:rPr>
                <w:webHidden/>
              </w:rPr>
              <w:tab/>
              <w:delText>8</w:delText>
            </w:r>
          </w:del>
        </w:p>
        <w:p w14:paraId="63BF47CF" w14:textId="779215FB" w:rsidR="004E3A60" w:rsidDel="00A10CB7" w:rsidRDefault="004E3A60">
          <w:pPr>
            <w:pStyle w:val="TOC3"/>
            <w:rPr>
              <w:del w:id="264" w:author="Nicole Fich" w:date="2018-09-19T11:56:00Z"/>
              <w:noProof/>
            </w:rPr>
          </w:pPr>
          <w:del w:id="265" w:author="Nicole Fich" w:date="2018-09-19T11:56:00Z">
            <w:r w:rsidRPr="00C47220" w:rsidDel="00A10CB7">
              <w:rPr>
                <w:rStyle w:val="Hyperlink"/>
                <w:noProof/>
              </w:rPr>
              <w:delText>3.2.1</w:delText>
            </w:r>
            <w:r w:rsidDel="00A10CB7">
              <w:rPr>
                <w:noProof/>
              </w:rPr>
              <w:tab/>
            </w:r>
            <w:r w:rsidRPr="00C47220" w:rsidDel="00A10CB7">
              <w:rPr>
                <w:rStyle w:val="Hyperlink"/>
                <w:noProof/>
              </w:rPr>
              <w:delText>Responsibilities (accountable)</w:delText>
            </w:r>
            <w:r w:rsidDel="00A10CB7">
              <w:rPr>
                <w:noProof/>
                <w:webHidden/>
              </w:rPr>
              <w:tab/>
              <w:delText>9</w:delText>
            </w:r>
          </w:del>
        </w:p>
        <w:p w14:paraId="3C32C7C9" w14:textId="4837D2AA" w:rsidR="004E3A60" w:rsidDel="00A10CB7" w:rsidRDefault="004E3A60">
          <w:pPr>
            <w:pStyle w:val="TOC2"/>
            <w:rPr>
              <w:del w:id="266" w:author="Nicole Fich" w:date="2018-09-19T11:56:00Z"/>
            </w:rPr>
          </w:pPr>
          <w:del w:id="267" w:author="Nicole Fich" w:date="2018-09-19T11:56:00Z">
            <w:r w:rsidRPr="00C47220" w:rsidDel="00A10CB7">
              <w:rPr>
                <w:rStyle w:val="Hyperlink"/>
              </w:rPr>
              <w:delText>3.3</w:delText>
            </w:r>
            <w:r w:rsidDel="00A10CB7">
              <w:tab/>
            </w:r>
            <w:r w:rsidRPr="00C47220" w:rsidDel="00A10CB7">
              <w:rPr>
                <w:rStyle w:val="Hyperlink"/>
              </w:rPr>
              <w:delText>Overview of process</w:delText>
            </w:r>
            <w:r w:rsidDel="00A10CB7">
              <w:rPr>
                <w:webHidden/>
              </w:rPr>
              <w:tab/>
              <w:delText>10</w:delText>
            </w:r>
          </w:del>
        </w:p>
        <w:p w14:paraId="03273FF7" w14:textId="26D7D01B" w:rsidR="004E3A60" w:rsidDel="00A10CB7" w:rsidRDefault="004E3A60">
          <w:pPr>
            <w:pStyle w:val="TOC3"/>
            <w:rPr>
              <w:del w:id="268" w:author="Nicole Fich" w:date="2018-09-19T11:56:00Z"/>
              <w:noProof/>
            </w:rPr>
          </w:pPr>
          <w:del w:id="269" w:author="Nicole Fich" w:date="2018-09-19T11:56:00Z">
            <w:r w:rsidRPr="00C47220" w:rsidDel="00A10CB7">
              <w:rPr>
                <w:rStyle w:val="Hyperlink"/>
                <w:noProof/>
              </w:rPr>
              <w:delText>3.3.1</w:delText>
            </w:r>
            <w:r w:rsidDel="00A10CB7">
              <w:rPr>
                <w:noProof/>
              </w:rPr>
              <w:tab/>
            </w:r>
            <w:r w:rsidRPr="00C47220" w:rsidDel="00A10CB7">
              <w:rPr>
                <w:rStyle w:val="Hyperlink"/>
                <w:noProof/>
              </w:rPr>
              <w:delText>Add an application</w:delText>
            </w:r>
            <w:r w:rsidDel="00A10CB7">
              <w:rPr>
                <w:noProof/>
                <w:webHidden/>
              </w:rPr>
              <w:tab/>
              <w:delText>10</w:delText>
            </w:r>
          </w:del>
        </w:p>
        <w:p w14:paraId="13CDA752" w14:textId="71DA49AB" w:rsidR="004E3A60" w:rsidDel="00A10CB7" w:rsidRDefault="004E3A60">
          <w:pPr>
            <w:pStyle w:val="TOC3"/>
            <w:rPr>
              <w:del w:id="270" w:author="Nicole Fich" w:date="2018-09-19T11:56:00Z"/>
              <w:noProof/>
            </w:rPr>
          </w:pPr>
          <w:del w:id="271" w:author="Nicole Fich" w:date="2018-09-19T11:56:00Z">
            <w:r w:rsidRPr="00C47220" w:rsidDel="00A10CB7">
              <w:rPr>
                <w:rStyle w:val="Hyperlink"/>
                <w:noProof/>
              </w:rPr>
              <w:delText>3.3.2</w:delText>
            </w:r>
            <w:r w:rsidDel="00A10CB7">
              <w:rPr>
                <w:noProof/>
              </w:rPr>
              <w:tab/>
            </w:r>
            <w:r w:rsidRPr="00C47220" w:rsidDel="00A10CB7">
              <w:rPr>
                <w:rStyle w:val="Hyperlink"/>
                <w:noProof/>
              </w:rPr>
              <w:delText>Delete an application (Current process)</w:delText>
            </w:r>
            <w:r w:rsidDel="00A10CB7">
              <w:rPr>
                <w:noProof/>
                <w:webHidden/>
              </w:rPr>
              <w:tab/>
              <w:delText>13</w:delText>
            </w:r>
          </w:del>
        </w:p>
        <w:p w14:paraId="5398BE4C" w14:textId="6F87F986" w:rsidR="004E3A60" w:rsidDel="00A10CB7" w:rsidRDefault="004E3A60">
          <w:pPr>
            <w:pStyle w:val="TOC4"/>
            <w:rPr>
              <w:del w:id="272" w:author="Nicole Fich" w:date="2018-09-19T11:56:00Z"/>
              <w:noProof/>
            </w:rPr>
          </w:pPr>
          <w:del w:id="273" w:author="Nicole Fich" w:date="2018-09-19T11:56:00Z">
            <w:r w:rsidRPr="00C47220" w:rsidDel="00A10CB7">
              <w:rPr>
                <w:rStyle w:val="Hyperlink"/>
                <w:noProof/>
              </w:rPr>
              <w:delText>3.3.2.1</w:delText>
            </w:r>
            <w:r w:rsidDel="00A10CB7">
              <w:rPr>
                <w:noProof/>
              </w:rPr>
              <w:tab/>
            </w:r>
            <w:r w:rsidRPr="00C47220" w:rsidDel="00A10CB7">
              <w:rPr>
                <w:rStyle w:val="Hyperlink"/>
                <w:noProof/>
              </w:rPr>
              <w:delText>JIRA workflow details (future process)</w:delText>
            </w:r>
            <w:r w:rsidDel="00A10CB7">
              <w:rPr>
                <w:noProof/>
                <w:webHidden/>
              </w:rPr>
              <w:tab/>
              <w:delText>13</w:delText>
            </w:r>
          </w:del>
        </w:p>
        <w:p w14:paraId="25C93B5C" w14:textId="274DF710" w:rsidR="004E3A60" w:rsidDel="00A10CB7" w:rsidRDefault="004E3A60">
          <w:pPr>
            <w:pStyle w:val="TOC4"/>
            <w:rPr>
              <w:del w:id="274" w:author="Nicole Fich" w:date="2018-09-19T11:56:00Z"/>
              <w:noProof/>
            </w:rPr>
          </w:pPr>
          <w:del w:id="275" w:author="Nicole Fich" w:date="2018-09-19T11:56:00Z">
            <w:r w:rsidRPr="00C47220" w:rsidDel="00A10CB7">
              <w:rPr>
                <w:rStyle w:val="Hyperlink"/>
                <w:noProof/>
              </w:rPr>
              <w:delText>3.3.2.2</w:delText>
            </w:r>
            <w:r w:rsidDel="00A10CB7">
              <w:rPr>
                <w:noProof/>
              </w:rPr>
              <w:tab/>
            </w:r>
            <w:r w:rsidRPr="00C47220" w:rsidDel="00A10CB7">
              <w:rPr>
                <w:rStyle w:val="Hyperlink"/>
                <w:noProof/>
              </w:rPr>
              <w:delText>Process steps of the approval process</w:delText>
            </w:r>
            <w:r w:rsidDel="00A10CB7">
              <w:rPr>
                <w:noProof/>
                <w:webHidden/>
              </w:rPr>
              <w:tab/>
              <w:delText>14</w:delText>
            </w:r>
          </w:del>
        </w:p>
        <w:p w14:paraId="33F6F26B" w14:textId="495D5D3E" w:rsidR="004E3A60" w:rsidDel="00A10CB7" w:rsidRDefault="004E3A60">
          <w:pPr>
            <w:pStyle w:val="TOC3"/>
            <w:rPr>
              <w:del w:id="276" w:author="Nicole Fich" w:date="2018-09-19T11:56:00Z"/>
              <w:noProof/>
            </w:rPr>
          </w:pPr>
          <w:del w:id="277" w:author="Nicole Fich" w:date="2018-09-19T11:56:00Z">
            <w:r w:rsidRPr="00C47220" w:rsidDel="00A10CB7">
              <w:rPr>
                <w:rStyle w:val="Hyperlink"/>
                <w:noProof/>
              </w:rPr>
              <w:delText>3.3.3</w:delText>
            </w:r>
            <w:r w:rsidDel="00A10CB7">
              <w:rPr>
                <w:noProof/>
              </w:rPr>
              <w:tab/>
            </w:r>
            <w:r w:rsidRPr="00C47220" w:rsidDel="00A10CB7">
              <w:rPr>
                <w:rStyle w:val="Hyperlink"/>
                <w:noProof/>
              </w:rPr>
              <w:delText>Maintenance of data (“mandatory fields”)</w:delText>
            </w:r>
            <w:r w:rsidDel="00A10CB7">
              <w:rPr>
                <w:noProof/>
                <w:webHidden/>
              </w:rPr>
              <w:tab/>
              <w:delText>15</w:delText>
            </w:r>
          </w:del>
        </w:p>
        <w:p w14:paraId="23BEBCFA" w14:textId="012675D0" w:rsidR="004E3A60" w:rsidDel="00A10CB7" w:rsidRDefault="004E3A60">
          <w:pPr>
            <w:pStyle w:val="TOC3"/>
            <w:rPr>
              <w:del w:id="278" w:author="Nicole Fich" w:date="2018-09-19T11:56:00Z"/>
              <w:noProof/>
            </w:rPr>
          </w:pPr>
          <w:del w:id="279" w:author="Nicole Fich" w:date="2018-09-19T11:56:00Z">
            <w:r w:rsidRPr="00C47220" w:rsidDel="00A10CB7">
              <w:rPr>
                <w:rStyle w:val="Hyperlink"/>
                <w:noProof/>
              </w:rPr>
              <w:delText>3.3.4</w:delText>
            </w:r>
            <w:r w:rsidDel="00A10CB7">
              <w:rPr>
                <w:noProof/>
              </w:rPr>
              <w:tab/>
            </w:r>
            <w:r w:rsidRPr="00C47220" w:rsidDel="00A10CB7">
              <w:rPr>
                <w:rStyle w:val="Hyperlink"/>
                <w:noProof/>
              </w:rPr>
              <w:delText>Ensure data quality of applications in MEGA</w:delText>
            </w:r>
            <w:r w:rsidDel="00A10CB7">
              <w:rPr>
                <w:noProof/>
                <w:webHidden/>
              </w:rPr>
              <w:tab/>
              <w:delText>16</w:delText>
            </w:r>
          </w:del>
        </w:p>
        <w:p w14:paraId="67648EF2" w14:textId="0E883044" w:rsidR="004E3A60" w:rsidDel="00A10CB7" w:rsidRDefault="004E3A60">
          <w:pPr>
            <w:pStyle w:val="TOC1"/>
            <w:rPr>
              <w:del w:id="280" w:author="Nicole Fich" w:date="2018-09-19T11:56:00Z"/>
              <w:b w:val="0"/>
              <w:noProof/>
            </w:rPr>
          </w:pPr>
          <w:del w:id="281" w:author="Nicole Fich" w:date="2018-09-19T11:56:00Z">
            <w:r w:rsidRPr="00C47220" w:rsidDel="00A10CB7">
              <w:rPr>
                <w:rStyle w:val="Hyperlink"/>
                <w:noProof/>
              </w:rPr>
              <w:delText>4</w:delText>
            </w:r>
            <w:r w:rsidDel="00A10CB7">
              <w:rPr>
                <w:b w:val="0"/>
                <w:noProof/>
              </w:rPr>
              <w:tab/>
            </w:r>
            <w:r w:rsidRPr="00C47220" w:rsidDel="00A10CB7">
              <w:rPr>
                <w:rStyle w:val="Hyperlink"/>
                <w:noProof/>
              </w:rPr>
              <w:delText>Annex</w:delText>
            </w:r>
            <w:r w:rsidDel="00A10CB7">
              <w:rPr>
                <w:noProof/>
                <w:webHidden/>
              </w:rPr>
              <w:tab/>
              <w:delText>17</w:delText>
            </w:r>
          </w:del>
        </w:p>
        <w:p w14:paraId="17CCC8BC" w14:textId="43369D42" w:rsidR="004E3A60" w:rsidDel="00A10CB7" w:rsidRDefault="004E3A60">
          <w:pPr>
            <w:pStyle w:val="TOC2"/>
            <w:rPr>
              <w:del w:id="282" w:author="Nicole Fich" w:date="2018-09-19T11:56:00Z"/>
            </w:rPr>
          </w:pPr>
          <w:del w:id="283" w:author="Nicole Fich" w:date="2018-09-19T11:56:00Z">
            <w:r w:rsidRPr="00C47220" w:rsidDel="00A10CB7">
              <w:rPr>
                <w:rStyle w:val="Hyperlink"/>
              </w:rPr>
              <w:delText>4.1</w:delText>
            </w:r>
            <w:r w:rsidDel="00A10CB7">
              <w:tab/>
            </w:r>
            <w:r w:rsidRPr="00C47220" w:rsidDel="00A10CB7">
              <w:rPr>
                <w:rStyle w:val="Hyperlink"/>
              </w:rPr>
              <w:delText>General definition of applications in Deutsche Boerse Group</w:delText>
            </w:r>
            <w:r w:rsidDel="00A10CB7">
              <w:rPr>
                <w:webHidden/>
              </w:rPr>
              <w:tab/>
              <w:delText>17</w:delText>
            </w:r>
          </w:del>
        </w:p>
        <w:p w14:paraId="263DA093" w14:textId="2D215782" w:rsidR="004E3A60" w:rsidDel="00A10CB7" w:rsidRDefault="004E3A60">
          <w:pPr>
            <w:pStyle w:val="TOC2"/>
            <w:rPr>
              <w:del w:id="284" w:author="Nicole Fich" w:date="2018-09-19T11:56:00Z"/>
            </w:rPr>
          </w:pPr>
          <w:del w:id="285" w:author="Nicole Fich" w:date="2018-09-19T11:56:00Z">
            <w:r w:rsidRPr="00C47220" w:rsidDel="00A10CB7">
              <w:rPr>
                <w:rStyle w:val="Hyperlink"/>
              </w:rPr>
              <w:delText>4.2</w:delText>
            </w:r>
            <w:r w:rsidDel="00A10CB7">
              <w:tab/>
            </w:r>
            <w:r w:rsidRPr="00C47220" w:rsidDel="00A10CB7">
              <w:rPr>
                <w:rStyle w:val="Hyperlink"/>
              </w:rPr>
              <w:delText>Quick Guide on “how to view changes of application data”</w:delText>
            </w:r>
            <w:r w:rsidDel="00A10CB7">
              <w:rPr>
                <w:webHidden/>
              </w:rPr>
              <w:tab/>
              <w:delText>18</w:delText>
            </w:r>
          </w:del>
        </w:p>
        <w:p w14:paraId="2545FDCC" w14:textId="246A2DC1" w:rsidR="004E3A60" w:rsidDel="00A10CB7" w:rsidRDefault="004E3A60">
          <w:pPr>
            <w:pStyle w:val="TOC2"/>
            <w:rPr>
              <w:del w:id="286" w:author="Nicole Fich" w:date="2018-09-19T11:56:00Z"/>
            </w:rPr>
          </w:pPr>
          <w:del w:id="287" w:author="Nicole Fich" w:date="2018-09-19T11:56:00Z">
            <w:r w:rsidRPr="00C47220" w:rsidDel="00A10CB7">
              <w:rPr>
                <w:rStyle w:val="Hyperlink"/>
              </w:rPr>
              <w:delText>4.3</w:delText>
            </w:r>
            <w:r w:rsidDel="00A10CB7">
              <w:tab/>
            </w:r>
            <w:r w:rsidRPr="00C47220" w:rsidDel="00A10CB7">
              <w:rPr>
                <w:rStyle w:val="Hyperlink"/>
              </w:rPr>
              <w:delText>Clearing Modelling Guide</w:delText>
            </w:r>
            <w:r w:rsidDel="00A10CB7">
              <w:rPr>
                <w:webHidden/>
              </w:rPr>
              <w:tab/>
              <w:delText>18</w:delText>
            </w:r>
          </w:del>
        </w:p>
        <w:p w14:paraId="73E9384E" w14:textId="5B7976A0" w:rsidR="0006321E" w:rsidRDefault="00564E5C" w:rsidP="0006321E">
          <w:pPr>
            <w:pStyle w:val="TOC1"/>
            <w:rPr>
              <w:noProof/>
            </w:rPr>
          </w:pPr>
          <w:r>
            <w:rPr>
              <w:b w:val="0"/>
            </w:rPr>
            <w:fldChar w:fldCharType="end"/>
          </w:r>
        </w:p>
      </w:sdtContent>
    </w:sdt>
    <w:p w14:paraId="2D2FA725" w14:textId="451A1846" w:rsidR="00851D26" w:rsidRDefault="00750156">
      <w:pPr>
        <w:pStyle w:val="TableofFigures"/>
        <w:rPr>
          <w:ins w:id="288" w:author="Nicole Fich" w:date="2018-09-20T15:05:00Z"/>
          <w:noProof/>
        </w:rPr>
      </w:pPr>
      <w:ins w:id="289" w:author="Nicole Fich" w:date="2018-09-20T14:55:00Z">
        <w:r>
          <w:rPr>
            <w:color w:val="1F497D" w:themeColor="text2"/>
          </w:rPr>
          <w:fldChar w:fldCharType="begin"/>
        </w:r>
        <w:r>
          <w:rPr>
            <w:color w:val="1F497D" w:themeColor="text2"/>
          </w:rPr>
          <w:instrText xml:space="preserve"> TOC \h \z \c "Figure" </w:instrText>
        </w:r>
      </w:ins>
      <w:r>
        <w:rPr>
          <w:color w:val="1F497D" w:themeColor="text2"/>
        </w:rPr>
        <w:fldChar w:fldCharType="separate"/>
      </w:r>
      <w:ins w:id="290" w:author="Nicole Fich" w:date="2018-09-20T15:05:00Z">
        <w:r w:rsidR="00851D26" w:rsidRPr="000146DA">
          <w:rPr>
            <w:rStyle w:val="Hyperlink"/>
            <w:noProof/>
          </w:rPr>
          <w:fldChar w:fldCharType="begin"/>
        </w:r>
        <w:r w:rsidR="00851D26" w:rsidRPr="000146DA">
          <w:rPr>
            <w:rStyle w:val="Hyperlink"/>
            <w:noProof/>
          </w:rPr>
          <w:instrText xml:space="preserve"> </w:instrText>
        </w:r>
        <w:r w:rsidR="00851D26">
          <w:rPr>
            <w:noProof/>
          </w:rPr>
          <w:instrText>HYPERLINK \l "_Toc525219237"</w:instrText>
        </w:r>
        <w:r w:rsidR="00851D26" w:rsidRPr="000146DA">
          <w:rPr>
            <w:rStyle w:val="Hyperlink"/>
            <w:noProof/>
          </w:rPr>
          <w:instrText xml:space="preserve"> </w:instrText>
        </w:r>
        <w:r w:rsidR="00851D26" w:rsidRPr="000146DA">
          <w:rPr>
            <w:rStyle w:val="Hyperlink"/>
            <w:noProof/>
          </w:rPr>
          <w:fldChar w:fldCharType="separate"/>
        </w:r>
        <w:r w:rsidR="00851D26" w:rsidRPr="000146DA">
          <w:rPr>
            <w:rStyle w:val="Hyperlink"/>
            <w:noProof/>
          </w:rPr>
          <w:t>Figure 1:  Screenshot of comprehensive overview – core SW &amp; HW inventories &amp; processes (as of 14.09.2018)</w:t>
        </w:r>
        <w:r w:rsidR="00851D26">
          <w:rPr>
            <w:noProof/>
            <w:webHidden/>
          </w:rPr>
          <w:tab/>
        </w:r>
        <w:r w:rsidR="00851D26">
          <w:rPr>
            <w:noProof/>
            <w:webHidden/>
          </w:rPr>
          <w:fldChar w:fldCharType="begin"/>
        </w:r>
        <w:r w:rsidR="00851D26">
          <w:rPr>
            <w:noProof/>
            <w:webHidden/>
          </w:rPr>
          <w:instrText xml:space="preserve"> PAGEREF _Toc525219237 \h </w:instrText>
        </w:r>
      </w:ins>
      <w:r w:rsidR="00851D26">
        <w:rPr>
          <w:noProof/>
          <w:webHidden/>
        </w:rPr>
      </w:r>
      <w:r w:rsidR="00851D26">
        <w:rPr>
          <w:noProof/>
          <w:webHidden/>
        </w:rPr>
        <w:fldChar w:fldCharType="separate"/>
      </w:r>
      <w:ins w:id="291" w:author="Nicole Fich" w:date="2018-09-20T15:05:00Z">
        <w:r w:rsidR="00851D26">
          <w:rPr>
            <w:noProof/>
            <w:webHidden/>
          </w:rPr>
          <w:t>7</w:t>
        </w:r>
        <w:r w:rsidR="00851D26">
          <w:rPr>
            <w:noProof/>
            <w:webHidden/>
          </w:rPr>
          <w:fldChar w:fldCharType="end"/>
        </w:r>
        <w:r w:rsidR="00851D26" w:rsidRPr="000146DA">
          <w:rPr>
            <w:rStyle w:val="Hyperlink"/>
            <w:noProof/>
          </w:rPr>
          <w:fldChar w:fldCharType="end"/>
        </w:r>
      </w:ins>
    </w:p>
    <w:p w14:paraId="182BFFA6" w14:textId="438EFB70" w:rsidR="00851D26" w:rsidRDefault="00851D26">
      <w:pPr>
        <w:pStyle w:val="TableofFigures"/>
        <w:rPr>
          <w:ins w:id="292" w:author="Nicole Fich" w:date="2018-09-20T15:05:00Z"/>
          <w:noProof/>
        </w:rPr>
      </w:pPr>
      <w:ins w:id="293"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"_Toc525219238"</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2: MEGA product contacts as of 29.08.2018</w:t>
        </w:r>
        <w:r>
          <w:rPr>
            <w:noProof/>
            <w:webHidden/>
          </w:rPr>
          <w:tab/>
        </w:r>
        <w:r>
          <w:rPr>
            <w:noProof/>
            <w:webHidden/>
          </w:rPr>
          <w:fldChar w:fldCharType="begin"/>
        </w:r>
        <w:r>
          <w:rPr>
            <w:noProof/>
            <w:webHidden/>
          </w:rPr>
          <w:instrText xml:space="preserve"> PAGEREF _Toc525219238 \h </w:instrText>
        </w:r>
      </w:ins>
      <w:r>
        <w:rPr>
          <w:noProof/>
          <w:webHidden/>
        </w:rPr>
      </w:r>
      <w:r>
        <w:rPr>
          <w:noProof/>
          <w:webHidden/>
        </w:rPr>
        <w:fldChar w:fldCharType="separate"/>
      </w:r>
      <w:ins w:id="294" w:author="Nicole Fich" w:date="2018-09-20T15:05:00Z">
        <w:r>
          <w:rPr>
            <w:noProof/>
            <w:webHidden/>
          </w:rPr>
          <w:t>9</w:t>
        </w:r>
        <w:r>
          <w:rPr>
            <w:noProof/>
            <w:webHidden/>
          </w:rPr>
          <w:fldChar w:fldCharType="end"/>
        </w:r>
        <w:r w:rsidRPr="000146DA">
          <w:rPr>
            <w:rStyle w:val="Hyperlink"/>
            <w:noProof/>
          </w:rPr>
          <w:fldChar w:fldCharType="end"/>
        </w:r>
      </w:ins>
    </w:p>
    <w:p w14:paraId="6AFB4889" w14:textId="3EC359E9" w:rsidR="00851D26" w:rsidRDefault="00851D26">
      <w:pPr>
        <w:pStyle w:val="TableofFigures"/>
        <w:rPr>
          <w:ins w:id="295" w:author="Nicole Fich" w:date="2018-09-20T15:05:00Z"/>
          <w:noProof/>
        </w:rPr>
      </w:pPr>
      <w:ins w:id="296"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"_Toc525219239"</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3: Roles&amp;responsibilities overview (as of 21.08.2018)</w:t>
        </w:r>
        <w:r>
          <w:rPr>
            <w:noProof/>
            <w:webHidden/>
          </w:rPr>
          <w:tab/>
        </w:r>
        <w:r>
          <w:rPr>
            <w:noProof/>
            <w:webHidden/>
          </w:rPr>
          <w:fldChar w:fldCharType="begin"/>
        </w:r>
        <w:r>
          <w:rPr>
            <w:noProof/>
            <w:webHidden/>
          </w:rPr>
          <w:instrText xml:space="preserve"> PAGEREF _Toc525219239 \h </w:instrText>
        </w:r>
      </w:ins>
      <w:r>
        <w:rPr>
          <w:noProof/>
          <w:webHidden/>
        </w:rPr>
      </w:r>
      <w:r>
        <w:rPr>
          <w:noProof/>
          <w:webHidden/>
        </w:rPr>
        <w:fldChar w:fldCharType="separate"/>
      </w:r>
      <w:ins w:id="297" w:author="Nicole Fich" w:date="2018-09-20T15:05:00Z">
        <w:r>
          <w:rPr>
            <w:noProof/>
            <w:webHidden/>
          </w:rPr>
          <w:t>10</w:t>
        </w:r>
        <w:r>
          <w:rPr>
            <w:noProof/>
            <w:webHidden/>
          </w:rPr>
          <w:fldChar w:fldCharType="end"/>
        </w:r>
        <w:r w:rsidRPr="000146DA">
          <w:rPr>
            <w:rStyle w:val="Hyperlink"/>
            <w:noProof/>
          </w:rPr>
          <w:fldChar w:fldCharType="end"/>
        </w:r>
      </w:ins>
    </w:p>
    <w:p w14:paraId="451AA9AE" w14:textId="34CC9AC5" w:rsidR="00851D26" w:rsidRDefault="00851D26">
      <w:pPr>
        <w:pStyle w:val="TableofFigures"/>
        <w:rPr>
          <w:ins w:id="298" w:author="Nicole Fich" w:date="2018-09-20T15:05:00Z"/>
          <w:noProof/>
        </w:rPr>
      </w:pPr>
      <w:ins w:id="299"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"_Toc525219240"</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4: Overview of processes (as of 28.06.2018)</w:t>
        </w:r>
        <w:r>
          <w:rPr>
            <w:noProof/>
            <w:webHidden/>
          </w:rPr>
          <w:tab/>
        </w:r>
        <w:r>
          <w:rPr>
            <w:noProof/>
            <w:webHidden/>
          </w:rPr>
          <w:fldChar w:fldCharType="begin"/>
        </w:r>
        <w:r>
          <w:rPr>
            <w:noProof/>
            <w:webHidden/>
          </w:rPr>
          <w:instrText xml:space="preserve"> PAGEREF _Toc525219240 \h </w:instrText>
        </w:r>
      </w:ins>
      <w:r>
        <w:rPr>
          <w:noProof/>
          <w:webHidden/>
        </w:rPr>
      </w:r>
      <w:r>
        <w:rPr>
          <w:noProof/>
          <w:webHidden/>
        </w:rPr>
        <w:fldChar w:fldCharType="separate"/>
      </w:r>
      <w:ins w:id="300" w:author="Nicole Fich" w:date="2018-09-20T15:05:00Z">
        <w:r>
          <w:rPr>
            <w:noProof/>
            <w:webHidden/>
          </w:rPr>
          <w:t>11</w:t>
        </w:r>
        <w:r>
          <w:rPr>
            <w:noProof/>
            <w:webHidden/>
          </w:rPr>
          <w:fldChar w:fldCharType="end"/>
        </w:r>
        <w:r w:rsidRPr="000146DA">
          <w:rPr>
            <w:rStyle w:val="Hyperlink"/>
            <w:noProof/>
          </w:rPr>
          <w:fldChar w:fldCharType="end"/>
        </w:r>
      </w:ins>
    </w:p>
    <w:p w14:paraId="2AEC4012" w14:textId="0C9F4261" w:rsidR="00851D26" w:rsidRDefault="00851D26">
      <w:pPr>
        <w:pStyle w:val="TableofFigures"/>
        <w:rPr>
          <w:ins w:id="301" w:author="Nicole Fich" w:date="2018-09-20T15:05:00Z"/>
          <w:noProof/>
        </w:rPr>
      </w:pPr>
      <w:ins w:id="302"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"_Toc525219241"</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5: Status overview and description on data completeness in MEGA</w:t>
        </w:r>
        <w:r>
          <w:rPr>
            <w:noProof/>
            <w:webHidden/>
          </w:rPr>
          <w:tab/>
        </w:r>
        <w:r>
          <w:rPr>
            <w:noProof/>
            <w:webHidden/>
          </w:rPr>
          <w:fldChar w:fldCharType="begin"/>
        </w:r>
        <w:r>
          <w:rPr>
            <w:noProof/>
            <w:webHidden/>
          </w:rPr>
          <w:instrText xml:space="preserve"> PAGEREF _Toc525219241 \h </w:instrText>
        </w:r>
      </w:ins>
      <w:r>
        <w:rPr>
          <w:noProof/>
          <w:webHidden/>
        </w:rPr>
      </w:r>
      <w:r>
        <w:rPr>
          <w:noProof/>
          <w:webHidden/>
        </w:rPr>
        <w:fldChar w:fldCharType="separate"/>
      </w:r>
      <w:ins w:id="303" w:author="Nicole Fich" w:date="2018-09-20T15:05:00Z">
        <w:r>
          <w:rPr>
            <w:noProof/>
            <w:webHidden/>
          </w:rPr>
          <w:t>12</w:t>
        </w:r>
        <w:r>
          <w:rPr>
            <w:noProof/>
            <w:webHidden/>
          </w:rPr>
          <w:fldChar w:fldCharType="end"/>
        </w:r>
        <w:r w:rsidRPr="000146DA">
          <w:rPr>
            <w:rStyle w:val="Hyperlink"/>
            <w:noProof/>
          </w:rPr>
          <w:fldChar w:fldCharType="end"/>
        </w:r>
      </w:ins>
    </w:p>
    <w:p w14:paraId="4462AD6F" w14:textId="0CA1570B" w:rsidR="00851D26" w:rsidRDefault="00851D26">
      <w:pPr>
        <w:pStyle w:val="TableofFigures"/>
        <w:rPr>
          <w:ins w:id="304" w:author="Nicole Fich" w:date="2018-09-20T15:05:00Z"/>
          <w:noProof/>
        </w:rPr>
      </w:pPr>
      <w:ins w:id="305"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"_Toc525219242"</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6 :</w:t>
        </w:r>
        <w:r>
          <w:rPr>
            <w:noProof/>
            <w:webHidden/>
          </w:rPr>
          <w:tab/>
        </w:r>
        <w:r>
          <w:rPr>
            <w:noProof/>
            <w:webHidden/>
          </w:rPr>
          <w:fldChar w:fldCharType="begin"/>
        </w:r>
        <w:r>
          <w:rPr>
            <w:noProof/>
            <w:webHidden/>
          </w:rPr>
          <w:instrText xml:space="preserve"> PAGEREF _Toc525219242 \h </w:instrText>
        </w:r>
      </w:ins>
      <w:r>
        <w:rPr>
          <w:noProof/>
          <w:webHidden/>
        </w:rPr>
      </w:r>
      <w:r>
        <w:rPr>
          <w:noProof/>
          <w:webHidden/>
        </w:rPr>
        <w:fldChar w:fldCharType="separate"/>
      </w:r>
      <w:ins w:id="306" w:author="Nicole Fich" w:date="2018-09-20T15:05:00Z">
        <w:r>
          <w:rPr>
            <w:noProof/>
            <w:webHidden/>
          </w:rPr>
          <w:t>13</w:t>
        </w:r>
        <w:r>
          <w:rPr>
            <w:noProof/>
            <w:webHidden/>
          </w:rPr>
          <w:fldChar w:fldCharType="end"/>
        </w:r>
        <w:r w:rsidRPr="000146DA">
          <w:rPr>
            <w:rStyle w:val="Hyperlink"/>
            <w:noProof/>
          </w:rPr>
          <w:fldChar w:fldCharType="end"/>
        </w:r>
      </w:ins>
    </w:p>
    <w:p w14:paraId="18A44C53" w14:textId="6EC86B23" w:rsidR="00851D26" w:rsidRDefault="00851D26">
      <w:pPr>
        <w:pStyle w:val="TableofFigures"/>
        <w:rPr>
          <w:ins w:id="307" w:author="Nicole Fich" w:date="2018-09-20T15:05:00Z"/>
          <w:noProof/>
        </w:rPr>
      </w:pPr>
      <w:ins w:id="308"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"_Toc525219243"</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7: snapshot ITSR (as of 02.01.2018)</w:t>
        </w:r>
        <w:r>
          <w:rPr>
            <w:noProof/>
            <w:webHidden/>
          </w:rPr>
          <w:tab/>
        </w:r>
        <w:r>
          <w:rPr>
            <w:noProof/>
            <w:webHidden/>
          </w:rPr>
          <w:fldChar w:fldCharType="begin"/>
        </w:r>
        <w:r>
          <w:rPr>
            <w:noProof/>
            <w:webHidden/>
          </w:rPr>
          <w:instrText xml:space="preserve"> PAGEREF _Toc525219243 \h </w:instrText>
        </w:r>
      </w:ins>
      <w:r>
        <w:rPr>
          <w:noProof/>
          <w:webHidden/>
        </w:rPr>
      </w:r>
      <w:r>
        <w:rPr>
          <w:noProof/>
          <w:webHidden/>
        </w:rPr>
        <w:fldChar w:fldCharType="separate"/>
      </w:r>
      <w:ins w:id="309" w:author="Nicole Fich" w:date="2018-09-20T15:05:00Z">
        <w:r>
          <w:rPr>
            <w:noProof/>
            <w:webHidden/>
          </w:rPr>
          <w:t>14</w:t>
        </w:r>
        <w:r>
          <w:rPr>
            <w:noProof/>
            <w:webHidden/>
          </w:rPr>
          <w:fldChar w:fldCharType="end"/>
        </w:r>
        <w:r w:rsidRPr="000146DA">
          <w:rPr>
            <w:rStyle w:val="Hyperlink"/>
            <w:noProof/>
          </w:rPr>
          <w:fldChar w:fldCharType="end"/>
        </w:r>
      </w:ins>
    </w:p>
    <w:p w14:paraId="7210CD30" w14:textId="43F2E391" w:rsidR="00851D26" w:rsidRDefault="00851D26">
      <w:pPr>
        <w:pStyle w:val="TableofFigures"/>
        <w:rPr>
          <w:ins w:id="310" w:author="Nicole Fich" w:date="2018-09-20T15:05:00Z"/>
          <w:noProof/>
        </w:rPr>
      </w:pPr>
      <w:ins w:id="311"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"_Toc525219244"</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8</w:t>
        </w:r>
        <w:r w:rsidRPr="000146DA">
          <w:rPr>
            <w:rStyle w:val="Hyperlink"/>
            <w:b/>
            <w:noProof/>
          </w:rPr>
          <w:t>:</w:t>
        </w:r>
        <w:r w:rsidRPr="000146DA">
          <w:rPr>
            <w:rStyle w:val="Hyperlink"/>
            <w:noProof/>
          </w:rPr>
          <w:t xml:space="preserve"> Delete process overview</w:t>
        </w:r>
        <w:r>
          <w:rPr>
            <w:noProof/>
            <w:webHidden/>
          </w:rPr>
          <w:tab/>
        </w:r>
        <w:r>
          <w:rPr>
            <w:noProof/>
            <w:webHidden/>
          </w:rPr>
          <w:fldChar w:fldCharType="begin"/>
        </w:r>
        <w:r>
          <w:rPr>
            <w:noProof/>
            <w:webHidden/>
          </w:rPr>
          <w:instrText xml:space="preserve"> PAGEREF _Toc525219244 \h </w:instrText>
        </w:r>
      </w:ins>
      <w:r>
        <w:rPr>
          <w:noProof/>
          <w:webHidden/>
        </w:rPr>
      </w:r>
      <w:r>
        <w:rPr>
          <w:noProof/>
          <w:webHidden/>
        </w:rPr>
        <w:fldChar w:fldCharType="separate"/>
      </w:r>
      <w:ins w:id="312" w:author="Nicole Fich" w:date="2018-09-20T15:05:00Z">
        <w:r>
          <w:rPr>
            <w:noProof/>
            <w:webHidden/>
          </w:rPr>
          <w:t>16</w:t>
        </w:r>
        <w:r>
          <w:rPr>
            <w:noProof/>
            <w:webHidden/>
          </w:rPr>
          <w:fldChar w:fldCharType="end"/>
        </w:r>
        <w:r w:rsidRPr="000146DA">
          <w:rPr>
            <w:rStyle w:val="Hyperlink"/>
            <w:noProof/>
          </w:rPr>
          <w:fldChar w:fldCharType="end"/>
        </w:r>
      </w:ins>
    </w:p>
    <w:p w14:paraId="099C9DC1" w14:textId="6E7D9BE0" w:rsidR="00851D26" w:rsidRDefault="00851D26">
      <w:pPr>
        <w:pStyle w:val="TableofFigures"/>
        <w:rPr>
          <w:ins w:id="313" w:author="Nicole Fich" w:date="2018-09-20T15:05:00Z"/>
          <w:noProof/>
        </w:rPr>
      </w:pPr>
      <w:ins w:id="314"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"_Toc525219245"</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9: overview of mandatory fields (as of 25.02.2018)</w:t>
        </w:r>
        <w:r>
          <w:rPr>
            <w:noProof/>
            <w:webHidden/>
          </w:rPr>
          <w:tab/>
        </w:r>
        <w:r>
          <w:rPr>
            <w:noProof/>
            <w:webHidden/>
          </w:rPr>
          <w:fldChar w:fldCharType="begin"/>
        </w:r>
        <w:r>
          <w:rPr>
            <w:noProof/>
            <w:webHidden/>
          </w:rPr>
          <w:instrText xml:space="preserve"> PAGEREF _Toc525219245 \h </w:instrText>
        </w:r>
      </w:ins>
      <w:r>
        <w:rPr>
          <w:noProof/>
          <w:webHidden/>
        </w:rPr>
      </w:r>
      <w:r>
        <w:rPr>
          <w:noProof/>
          <w:webHidden/>
        </w:rPr>
        <w:fldChar w:fldCharType="separate"/>
      </w:r>
      <w:ins w:id="315" w:author="Nicole Fich" w:date="2018-09-20T15:05:00Z">
        <w:r>
          <w:rPr>
            <w:noProof/>
            <w:webHidden/>
          </w:rPr>
          <w:t>18</w:t>
        </w:r>
        <w:r>
          <w:rPr>
            <w:noProof/>
            <w:webHidden/>
          </w:rPr>
          <w:fldChar w:fldCharType="end"/>
        </w:r>
        <w:r w:rsidRPr="000146DA">
          <w:rPr>
            <w:rStyle w:val="Hyperlink"/>
            <w:noProof/>
          </w:rPr>
          <w:fldChar w:fldCharType="end"/>
        </w:r>
      </w:ins>
    </w:p>
    <w:p w14:paraId="585CBD91" w14:textId="26625FE7" w:rsidR="00851D26" w:rsidRDefault="00851D26">
      <w:pPr>
        <w:pStyle w:val="TableofFigures"/>
        <w:rPr>
          <w:ins w:id="316" w:author="Nicole Fich" w:date="2018-09-20T15:05:00Z"/>
          <w:noProof/>
        </w:rPr>
      </w:pPr>
      <w:ins w:id="317"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"_Toc525219246"</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10: Maintenance process overview</w:t>
        </w:r>
        <w:r>
          <w:rPr>
            <w:noProof/>
            <w:webHidden/>
          </w:rPr>
          <w:tab/>
        </w:r>
        <w:r>
          <w:rPr>
            <w:noProof/>
            <w:webHidden/>
          </w:rPr>
          <w:fldChar w:fldCharType="begin"/>
        </w:r>
        <w:r>
          <w:rPr>
            <w:noProof/>
            <w:webHidden/>
          </w:rPr>
          <w:instrText xml:space="preserve"> PAGEREF _Toc525219246 \h </w:instrText>
        </w:r>
      </w:ins>
      <w:r>
        <w:rPr>
          <w:noProof/>
          <w:webHidden/>
        </w:rPr>
      </w:r>
      <w:r>
        <w:rPr>
          <w:noProof/>
          <w:webHidden/>
        </w:rPr>
        <w:fldChar w:fldCharType="separate"/>
      </w:r>
      <w:ins w:id="318" w:author="Nicole Fich" w:date="2018-09-20T15:05:00Z">
        <w:r>
          <w:rPr>
            <w:noProof/>
            <w:webHidden/>
          </w:rPr>
          <w:t>20</w:t>
        </w:r>
        <w:r>
          <w:rPr>
            <w:noProof/>
            <w:webHidden/>
          </w:rPr>
          <w:fldChar w:fldCharType="end"/>
        </w:r>
        <w:r w:rsidRPr="000146DA">
          <w:rPr>
            <w:rStyle w:val="Hyperlink"/>
            <w:noProof/>
          </w:rPr>
          <w:fldChar w:fldCharType="end"/>
        </w:r>
      </w:ins>
    </w:p>
    <w:p w14:paraId="78E15650" w14:textId="7209917B" w:rsidR="00851D26" w:rsidRDefault="00851D26">
      <w:pPr>
        <w:pStyle w:val="TableofFigures"/>
        <w:rPr>
          <w:ins w:id="319" w:author="Nicole Fich" w:date="2018-09-20T15:05:00Z"/>
          <w:noProof/>
        </w:rPr>
      </w:pPr>
      <w:ins w:id="320" w:author="Nicole Fich" w:date="2018-09-20T15:05:00Z">
        <w:r w:rsidRPr="000146DA">
          <w:rPr>
            <w:rStyle w:val="Hyperlink"/>
            <w:noProof/>
          </w:rPr>
          <w:lastRenderedPageBreak/>
          <w:fldChar w:fldCharType="begin"/>
        </w:r>
        <w:r w:rsidRPr="000146DA">
          <w:rPr>
            <w:rStyle w:val="Hyperlink"/>
            <w:noProof/>
          </w:rPr>
          <w:instrText xml:space="preserve"> </w:instrText>
        </w:r>
        <w:r>
          <w:rPr>
            <w:noProof/>
          </w:rPr>
          <w:instrText>HYPERLINK \l "_Toc525219247"</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11</w:t>
        </w:r>
        <w:r w:rsidRPr="000146DA">
          <w:rPr>
            <w:rStyle w:val="Hyperlink"/>
            <w:b/>
            <w:noProof/>
          </w:rPr>
          <w:t>:</w:t>
        </w:r>
        <w:r w:rsidRPr="000146DA">
          <w:rPr>
            <w:rStyle w:val="Hyperlink"/>
            <w:noProof/>
          </w:rPr>
          <w:t xml:space="preserve"> Review and contorl process overview</w:t>
        </w:r>
        <w:r>
          <w:rPr>
            <w:noProof/>
            <w:webHidden/>
          </w:rPr>
          <w:tab/>
        </w:r>
        <w:r>
          <w:rPr>
            <w:noProof/>
            <w:webHidden/>
          </w:rPr>
          <w:fldChar w:fldCharType="begin"/>
        </w:r>
        <w:r>
          <w:rPr>
            <w:noProof/>
            <w:webHidden/>
          </w:rPr>
          <w:instrText xml:space="preserve"> PAGEREF _Toc525219247 \h </w:instrText>
        </w:r>
      </w:ins>
      <w:r>
        <w:rPr>
          <w:noProof/>
          <w:webHidden/>
        </w:rPr>
      </w:r>
      <w:r>
        <w:rPr>
          <w:noProof/>
          <w:webHidden/>
        </w:rPr>
        <w:fldChar w:fldCharType="separate"/>
      </w:r>
      <w:ins w:id="321" w:author="Nicole Fich" w:date="2018-09-20T15:05:00Z">
        <w:r>
          <w:rPr>
            <w:noProof/>
            <w:webHidden/>
          </w:rPr>
          <w:t>22</w:t>
        </w:r>
        <w:r>
          <w:rPr>
            <w:noProof/>
            <w:webHidden/>
          </w:rPr>
          <w:fldChar w:fldCharType="end"/>
        </w:r>
        <w:r w:rsidRPr="000146DA">
          <w:rPr>
            <w:rStyle w:val="Hyperlink"/>
            <w:noProof/>
          </w:rPr>
          <w:fldChar w:fldCharType="end"/>
        </w:r>
      </w:ins>
    </w:p>
    <w:p w14:paraId="77B937D1" w14:textId="40328189" w:rsidR="00851D26" w:rsidRDefault="00851D26">
      <w:pPr>
        <w:pStyle w:val="TableofFigures"/>
        <w:rPr>
          <w:ins w:id="322" w:author="Nicole Fich" w:date="2018-09-20T15:05:00Z"/>
          <w:noProof/>
        </w:rPr>
      </w:pPr>
      <w:ins w:id="323"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"_Toc525219248"</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12</w:t>
        </w:r>
        <w:r w:rsidRPr="000146DA">
          <w:rPr>
            <w:rStyle w:val="Hyperlink"/>
            <w:b/>
            <w:noProof/>
          </w:rPr>
          <w:t xml:space="preserve">: </w:t>
        </w:r>
        <w:r w:rsidRPr="000146DA">
          <w:rPr>
            <w:rStyle w:val="Hyperlink"/>
            <w:noProof/>
          </w:rPr>
          <w:t>definition of an application within MEGA (as of 25.02.2018)</w:t>
        </w:r>
        <w:r>
          <w:rPr>
            <w:noProof/>
            <w:webHidden/>
          </w:rPr>
          <w:tab/>
        </w:r>
        <w:r>
          <w:rPr>
            <w:noProof/>
            <w:webHidden/>
          </w:rPr>
          <w:fldChar w:fldCharType="begin"/>
        </w:r>
        <w:r>
          <w:rPr>
            <w:noProof/>
            <w:webHidden/>
          </w:rPr>
          <w:instrText xml:space="preserve"> PAGEREF _Toc525219248 \h </w:instrText>
        </w:r>
      </w:ins>
      <w:r>
        <w:rPr>
          <w:noProof/>
          <w:webHidden/>
        </w:rPr>
      </w:r>
      <w:r>
        <w:rPr>
          <w:noProof/>
          <w:webHidden/>
        </w:rPr>
        <w:fldChar w:fldCharType="separate"/>
      </w:r>
      <w:ins w:id="324" w:author="Nicole Fich" w:date="2018-09-20T15:05:00Z">
        <w:r>
          <w:rPr>
            <w:noProof/>
            <w:webHidden/>
          </w:rPr>
          <w:t>23</w:t>
        </w:r>
        <w:r>
          <w:rPr>
            <w:noProof/>
            <w:webHidden/>
          </w:rPr>
          <w:fldChar w:fldCharType="end"/>
        </w:r>
        <w:r w:rsidRPr="000146DA">
          <w:rPr>
            <w:rStyle w:val="Hyperlink"/>
            <w:noProof/>
          </w:rPr>
          <w:fldChar w:fldCharType="end"/>
        </w:r>
      </w:ins>
    </w:p>
    <w:p w14:paraId="179F3767" w14:textId="65C2606B" w:rsidR="00851D26" w:rsidRDefault="00851D26">
      <w:pPr>
        <w:pStyle w:val="TableofFigures"/>
        <w:rPr>
          <w:ins w:id="325" w:author="Nicole Fich" w:date="2018-09-20T15:05:00Z"/>
          <w:noProof/>
        </w:rPr>
      </w:pPr>
      <w:ins w:id="326"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"_Toc525219249"</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13</w:t>
        </w:r>
        <w:r w:rsidRPr="000146DA">
          <w:rPr>
            <w:rStyle w:val="Hyperlink"/>
            <w:rFonts w:cs="Arial"/>
            <w:noProof/>
          </w:rPr>
          <w:t>: see ClearingModelling Guide slide no</w:t>
        </w:r>
        <w:r>
          <w:rPr>
            <w:noProof/>
            <w:webHidden/>
          </w:rPr>
          <w:tab/>
        </w:r>
        <w:r>
          <w:rPr>
            <w:noProof/>
            <w:webHidden/>
          </w:rPr>
          <w:fldChar w:fldCharType="begin"/>
        </w:r>
        <w:r>
          <w:rPr>
            <w:noProof/>
            <w:webHidden/>
          </w:rPr>
          <w:instrText xml:space="preserve"> PAGEREF _Toc525219249 \h </w:instrText>
        </w:r>
      </w:ins>
      <w:r>
        <w:rPr>
          <w:noProof/>
          <w:webHidden/>
        </w:rPr>
      </w:r>
      <w:r>
        <w:rPr>
          <w:noProof/>
          <w:webHidden/>
        </w:rPr>
        <w:fldChar w:fldCharType="separate"/>
      </w:r>
      <w:ins w:id="327" w:author="Nicole Fich" w:date="2018-09-20T15:05:00Z">
        <w:r>
          <w:rPr>
            <w:noProof/>
            <w:webHidden/>
          </w:rPr>
          <w:t>24</w:t>
        </w:r>
        <w:r>
          <w:rPr>
            <w:noProof/>
            <w:webHidden/>
          </w:rPr>
          <w:fldChar w:fldCharType="end"/>
        </w:r>
        <w:r w:rsidRPr="000146DA">
          <w:rPr>
            <w:rStyle w:val="Hyperlink"/>
            <w:noProof/>
          </w:rPr>
          <w:fldChar w:fldCharType="end"/>
        </w:r>
      </w:ins>
    </w:p>
    <w:p w14:paraId="521D223D" w14:textId="63F0783F" w:rsidR="00851D26" w:rsidRDefault="00851D26">
      <w:pPr>
        <w:pStyle w:val="TableofFigures"/>
        <w:rPr>
          <w:ins w:id="328" w:author="Nicole Fich" w:date="2018-09-20T15:05:00Z"/>
          <w:noProof/>
        </w:rPr>
      </w:pPr>
      <w:ins w:id="329"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"_Toc525219250"</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14: Screenshot of application history in the MEGA GUI</w:t>
        </w:r>
        <w:r>
          <w:rPr>
            <w:noProof/>
            <w:webHidden/>
          </w:rPr>
          <w:tab/>
        </w:r>
        <w:r>
          <w:rPr>
            <w:noProof/>
            <w:webHidden/>
          </w:rPr>
          <w:fldChar w:fldCharType="begin"/>
        </w:r>
        <w:r>
          <w:rPr>
            <w:noProof/>
            <w:webHidden/>
          </w:rPr>
          <w:instrText xml:space="preserve"> PAGEREF _Toc525219250 \h </w:instrText>
        </w:r>
      </w:ins>
      <w:r>
        <w:rPr>
          <w:noProof/>
          <w:webHidden/>
        </w:rPr>
      </w:r>
      <w:r>
        <w:rPr>
          <w:noProof/>
          <w:webHidden/>
        </w:rPr>
        <w:fldChar w:fldCharType="separate"/>
      </w:r>
      <w:ins w:id="330" w:author="Nicole Fich" w:date="2018-09-20T15:05:00Z">
        <w:r>
          <w:rPr>
            <w:noProof/>
            <w:webHidden/>
          </w:rPr>
          <w:t>26</w:t>
        </w:r>
        <w:r>
          <w:rPr>
            <w:noProof/>
            <w:webHidden/>
          </w:rPr>
          <w:fldChar w:fldCharType="end"/>
        </w:r>
        <w:r w:rsidRPr="000146DA">
          <w:rPr>
            <w:rStyle w:val="Hyperlink"/>
            <w:noProof/>
          </w:rPr>
          <w:fldChar w:fldCharType="end"/>
        </w:r>
      </w:ins>
    </w:p>
    <w:p w14:paraId="42B7645D" w14:textId="4C6077A1" w:rsidR="00851D26" w:rsidRDefault="00851D26">
      <w:pPr>
        <w:pStyle w:val="TableofFigures"/>
        <w:rPr>
          <w:ins w:id="331" w:author="Nicole Fich" w:date="2018-09-20T15:05:00Z"/>
          <w:noProof/>
        </w:rPr>
      </w:pPr>
      <w:ins w:id="332" w:author="Nicole Fich" w:date="2018-09-20T15:05:00Z">
        <w:r w:rsidRPr="000146DA">
          <w:rPr>
            <w:rStyle w:val="Hyperlink"/>
            <w:noProof/>
          </w:rPr>
          <w:fldChar w:fldCharType="begin"/>
        </w:r>
        <w:r w:rsidRPr="000146DA">
          <w:rPr>
            <w:rStyle w:val="Hyperlink"/>
            <w:noProof/>
          </w:rPr>
          <w:instrText xml:space="preserve"> </w:instrText>
        </w:r>
        <w:r>
          <w:rPr>
            <w:noProof/>
          </w:rPr>
          <w:instrText>HYPERLINK \l "_Toc525219251"</w:instrText>
        </w:r>
        <w:r w:rsidRPr="000146DA">
          <w:rPr>
            <w:rStyle w:val="Hyperlink"/>
            <w:noProof/>
          </w:rPr>
          <w:instrText xml:space="preserve"> </w:instrText>
        </w:r>
        <w:r w:rsidRPr="000146DA">
          <w:rPr>
            <w:rStyle w:val="Hyperlink"/>
            <w:noProof/>
          </w:rPr>
          <w:fldChar w:fldCharType="separate"/>
        </w:r>
        <w:r w:rsidRPr="000146DA">
          <w:rPr>
            <w:rStyle w:val="Hyperlink"/>
            <w:noProof/>
          </w:rPr>
          <w:t>Figure 15: Clearing Modelling Guide (as of 2017)</w:t>
        </w:r>
        <w:r>
          <w:rPr>
            <w:noProof/>
            <w:webHidden/>
          </w:rPr>
          <w:tab/>
        </w:r>
        <w:r>
          <w:rPr>
            <w:noProof/>
            <w:webHidden/>
          </w:rPr>
          <w:fldChar w:fldCharType="begin"/>
        </w:r>
        <w:r>
          <w:rPr>
            <w:noProof/>
            <w:webHidden/>
          </w:rPr>
          <w:instrText xml:space="preserve"> PAGEREF _Toc525219251 \h </w:instrText>
        </w:r>
      </w:ins>
      <w:r>
        <w:rPr>
          <w:noProof/>
          <w:webHidden/>
        </w:rPr>
      </w:r>
      <w:r>
        <w:rPr>
          <w:noProof/>
          <w:webHidden/>
        </w:rPr>
        <w:fldChar w:fldCharType="separate"/>
      </w:r>
      <w:ins w:id="333" w:author="Nicole Fich" w:date="2018-09-20T15:05:00Z">
        <w:r>
          <w:rPr>
            <w:noProof/>
            <w:webHidden/>
          </w:rPr>
          <w:t>26</w:t>
        </w:r>
        <w:r>
          <w:rPr>
            <w:noProof/>
            <w:webHidden/>
          </w:rPr>
          <w:fldChar w:fldCharType="end"/>
        </w:r>
        <w:r w:rsidRPr="000146DA">
          <w:rPr>
            <w:rStyle w:val="Hyperlink"/>
            <w:noProof/>
          </w:rPr>
          <w:fldChar w:fldCharType="end"/>
        </w:r>
      </w:ins>
    </w:p>
    <w:p w14:paraId="7734E841" w14:textId="1C95782A" w:rsidR="00750156" w:rsidRDefault="00750156" w:rsidP="00423D22">
      <w:pPr>
        <w:spacing w:line="276" w:lineRule="auto"/>
        <w:ind w:firstLine="720"/>
        <w:rPr>
          <w:ins w:id="334" w:author="Nicole Fich" w:date="2018-09-20T14:53:00Z"/>
          <w:color w:val="1F497D" w:themeColor="text2"/>
        </w:rPr>
      </w:pPr>
      <w:ins w:id="335" w:author="Nicole Fich" w:date="2018-09-20T14:55:00Z">
        <w:r>
          <w:rPr>
            <w:color w:val="1F497D" w:themeColor="text2"/>
          </w:rPr>
          <w:fldChar w:fldCharType="end"/>
        </w:r>
      </w:ins>
    </w:p>
    <w:p w14:paraId="12B57C15" w14:textId="00C09586" w:rsidR="00836504" w:rsidRPr="00BB33A3" w:rsidRDefault="004D1D25" w:rsidP="00423D22">
      <w:pPr>
        <w:spacing w:line="276" w:lineRule="auto"/>
        <w:ind w:firstLine="720"/>
        <w:rPr>
          <w:b/>
        </w:rPr>
      </w:pPr>
      <w:r>
        <w:rPr>
          <w:color w:val="1F497D" w:themeColor="text2"/>
        </w:rPr>
        <w:br w:type="page"/>
      </w:r>
    </w:p>
    <w:p w14:paraId="0C3FB96B" w14:textId="77777777" w:rsidR="00A10CB7" w:rsidRDefault="00A10CB7" w:rsidP="00A10CB7">
      <w:pPr>
        <w:pStyle w:val="Heading1"/>
        <w:rPr>
          <w:ins w:id="336" w:author="Nicole Fich" w:date="2018-09-19T11:56:00Z"/>
        </w:rPr>
      </w:pPr>
      <w:bookmarkStart w:id="337" w:name="_Toc525121580"/>
      <w:ins w:id="338" w:author="Nicole Fich" w:date="2018-09-19T11:56:00Z">
        <w:r>
          <w:lastRenderedPageBreak/>
          <w:t>General information</w:t>
        </w:r>
        <w:bookmarkEnd w:id="337"/>
      </w:ins>
    </w:p>
    <w:p w14:paraId="03B8E7FC" w14:textId="77777777" w:rsidR="00A10CB7" w:rsidRPr="0056488C" w:rsidRDefault="00A10CB7" w:rsidP="00A10CB7">
      <w:pPr>
        <w:pStyle w:val="Heading2"/>
        <w:rPr>
          <w:ins w:id="339" w:author="Nicole Fich" w:date="2018-09-19T11:56:00Z"/>
        </w:rPr>
      </w:pPr>
      <w:bookmarkStart w:id="340" w:name="_Toc525121581"/>
      <w:ins w:id="341" w:author="Nicole Fich" w:date="2018-09-19T11:56:00Z">
        <w:r w:rsidRPr="0056488C">
          <w:t>Change History</w:t>
        </w:r>
        <w:bookmarkEnd w:id="340"/>
      </w:ins>
    </w:p>
    <w:tbl>
      <w:tblPr>
        <w:tblStyle w:val="TableDBGStandard"/>
        <w:tblW w:w="9061" w:type="dxa"/>
        <w:tblLook w:val="01E0" w:firstRow="1" w:lastRow="1" w:firstColumn="1" w:lastColumn="1" w:noHBand="0" w:noVBand="0"/>
      </w:tblPr>
      <w:tblGrid>
        <w:gridCol w:w="727"/>
        <w:gridCol w:w="2118"/>
        <w:gridCol w:w="2240"/>
        <w:gridCol w:w="3976"/>
      </w:tblGrid>
      <w:tr w:rsidR="00A10CB7" w:rsidRPr="0056488C" w14:paraId="6A601518" w14:textId="77777777" w:rsidTr="00C9240D">
        <w:trPr>
          <w:cnfStyle w:val="100000000000" w:firstRow="1" w:lastRow="0" w:firstColumn="0" w:lastColumn="0" w:oddVBand="0" w:evenVBand="0" w:oddHBand="0" w:evenHBand="0" w:firstRowFirstColumn="0" w:firstRowLastColumn="0" w:lastRowFirstColumn="0" w:lastRowLastColumn="0"/>
          <w:trHeight w:val="620"/>
          <w:ins w:id="342" w:author="Nicole Fich" w:date="2018-09-19T11:56:00Z"/>
        </w:trPr>
        <w:tc>
          <w:tcPr>
            <w:tcW w:w="72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A8652B" w14:textId="77777777" w:rsidR="00A10CB7" w:rsidRPr="0056488C" w:rsidRDefault="00A10CB7" w:rsidP="00C9240D">
            <w:pPr>
              <w:pStyle w:val="TextTableDBGStandard"/>
              <w:rPr>
                <w:ins w:id="343" w:author="Nicole Fich" w:date="2018-09-19T11:56:00Z"/>
              </w:rPr>
            </w:pPr>
            <w:ins w:id="344" w:author="Nicole Fich" w:date="2018-09-19T11:56:00Z">
              <w:r w:rsidRPr="0056488C">
                <w:t>Version</w:t>
              </w:r>
            </w:ins>
          </w:p>
        </w:tc>
        <w:tc>
          <w:tcPr>
            <w:tcW w:w="211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3E0C6C" w14:textId="77777777" w:rsidR="00A10CB7" w:rsidRPr="0056488C" w:rsidRDefault="00A10CB7" w:rsidP="00C9240D">
            <w:pPr>
              <w:pStyle w:val="TextTableDBGStandard"/>
              <w:rPr>
                <w:ins w:id="345" w:author="Nicole Fich" w:date="2018-09-19T11:56:00Z"/>
              </w:rPr>
            </w:pPr>
            <w:ins w:id="346" w:author="Nicole Fich" w:date="2018-09-19T11:56:00Z">
              <w:r w:rsidRPr="0056488C">
                <w:t>Date</w:t>
              </w:r>
            </w:ins>
          </w:p>
        </w:tc>
        <w:tc>
          <w:tcPr>
            <w:tcW w:w="22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6F50FE" w14:textId="77777777" w:rsidR="00A10CB7" w:rsidRPr="0056488C" w:rsidRDefault="00A10CB7" w:rsidP="00C9240D">
            <w:pPr>
              <w:pStyle w:val="TextTableDBGStandard"/>
              <w:rPr>
                <w:ins w:id="347" w:author="Nicole Fich" w:date="2018-09-19T11:56:00Z"/>
              </w:rPr>
            </w:pPr>
            <w:ins w:id="348" w:author="Nicole Fich" w:date="2018-09-19T11:56:00Z">
              <w:r w:rsidRPr="0056488C">
                <w:t>Author</w:t>
              </w:r>
            </w:ins>
          </w:p>
        </w:tc>
        <w:tc>
          <w:tcPr>
            <w:tcW w:w="397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82FE3D" w14:textId="77777777" w:rsidR="00A10CB7" w:rsidRPr="0056488C" w:rsidRDefault="00A10CB7" w:rsidP="00C9240D">
            <w:pPr>
              <w:pStyle w:val="TextTableDBGStandard"/>
              <w:rPr>
                <w:ins w:id="349" w:author="Nicole Fich" w:date="2018-09-19T11:56:00Z"/>
              </w:rPr>
            </w:pPr>
            <w:ins w:id="350" w:author="Nicole Fich" w:date="2018-09-19T11:56:00Z">
              <w:r w:rsidRPr="0056488C">
                <w:t>Change reason</w:t>
              </w:r>
            </w:ins>
          </w:p>
        </w:tc>
      </w:tr>
      <w:tr w:rsidR="00A10CB7" w:rsidRPr="00256C66" w14:paraId="3BCD8C62" w14:textId="77777777" w:rsidTr="00C9240D">
        <w:trPr>
          <w:trHeight w:val="598"/>
          <w:ins w:id="351" w:author="Nicole Fich" w:date="2018-09-19T11:56:00Z"/>
        </w:trPr>
        <w:tc>
          <w:tcPr>
            <w:tcW w:w="727" w:type="dxa"/>
          </w:tcPr>
          <w:p w14:paraId="031616A2" w14:textId="77777777" w:rsidR="00A10CB7" w:rsidRPr="0056488C" w:rsidRDefault="00A10CB7" w:rsidP="00C9240D">
            <w:pPr>
              <w:pStyle w:val="TextTableDBGStandard"/>
              <w:rPr>
                <w:ins w:id="352" w:author="Nicole Fich" w:date="2018-09-19T11:56:00Z"/>
              </w:rPr>
            </w:pPr>
            <w:ins w:id="353" w:author="Nicole Fich" w:date="2018-09-19T11:56:00Z">
              <w:r>
                <w:t>1.0</w:t>
              </w:r>
            </w:ins>
          </w:p>
        </w:tc>
        <w:tc>
          <w:tcPr>
            <w:tcW w:w="2118" w:type="dxa"/>
          </w:tcPr>
          <w:p w14:paraId="016F0153" w14:textId="77777777" w:rsidR="00A10CB7" w:rsidRPr="0056488C" w:rsidRDefault="00A10CB7" w:rsidP="00C9240D">
            <w:pPr>
              <w:pStyle w:val="TextTableDBGStandard"/>
              <w:rPr>
                <w:ins w:id="354" w:author="Nicole Fich" w:date="2018-09-19T11:56:00Z"/>
              </w:rPr>
            </w:pPr>
            <w:ins w:id="355" w:author="Nicole Fich" w:date="2018-09-19T11:56:00Z">
              <w:r>
                <w:t>2017/08/22</w:t>
              </w:r>
            </w:ins>
          </w:p>
        </w:tc>
        <w:tc>
          <w:tcPr>
            <w:tcW w:w="2240" w:type="dxa"/>
          </w:tcPr>
          <w:p w14:paraId="1A9270AC" w14:textId="77777777" w:rsidR="00A10CB7" w:rsidRPr="0056488C" w:rsidRDefault="00A10CB7" w:rsidP="00C9240D">
            <w:pPr>
              <w:pStyle w:val="TextTableDBGStandard"/>
              <w:rPr>
                <w:ins w:id="356" w:author="Nicole Fich" w:date="2018-09-19T11:56:00Z"/>
              </w:rPr>
            </w:pPr>
            <w:ins w:id="357" w:author="Nicole Fich" w:date="2018-09-19T11:56:00Z">
              <w:r>
                <w:t>Arne Rosin / Nicole Fich</w:t>
              </w:r>
            </w:ins>
          </w:p>
        </w:tc>
        <w:tc>
          <w:tcPr>
            <w:tcW w:w="3976" w:type="dxa"/>
          </w:tcPr>
          <w:p w14:paraId="7EF944B3" w14:textId="77777777" w:rsidR="00A10CB7" w:rsidRPr="0056488C" w:rsidRDefault="00A10CB7" w:rsidP="00C9240D">
            <w:pPr>
              <w:pStyle w:val="TextTableDBGStandard"/>
              <w:rPr>
                <w:ins w:id="358" w:author="Nicole Fich" w:date="2018-09-19T11:56:00Z"/>
              </w:rPr>
            </w:pPr>
            <w:ins w:id="359" w:author="Nicole Fich" w:date="2018-09-19T11:56:00Z">
              <w:r>
                <w:t>Initial version</w:t>
              </w:r>
            </w:ins>
          </w:p>
        </w:tc>
      </w:tr>
      <w:tr w:rsidR="00A10CB7" w:rsidRPr="00256C66" w14:paraId="08CAFFA9" w14:textId="77777777" w:rsidTr="00C9240D">
        <w:trPr>
          <w:trHeight w:val="577"/>
          <w:ins w:id="360" w:author="Nicole Fich" w:date="2018-09-19T11:56:00Z"/>
        </w:trPr>
        <w:tc>
          <w:tcPr>
            <w:tcW w:w="727" w:type="dxa"/>
          </w:tcPr>
          <w:p w14:paraId="578F534F" w14:textId="77777777" w:rsidR="00A10CB7" w:rsidRPr="0056488C" w:rsidRDefault="00A10CB7" w:rsidP="00C9240D">
            <w:pPr>
              <w:pStyle w:val="TextTableDBGStandard"/>
              <w:rPr>
                <w:ins w:id="361" w:author="Nicole Fich" w:date="2018-09-19T11:56:00Z"/>
              </w:rPr>
            </w:pPr>
            <w:ins w:id="362" w:author="Nicole Fich" w:date="2018-09-19T11:56:00Z">
              <w:r>
                <w:t>1.0</w:t>
              </w:r>
            </w:ins>
          </w:p>
        </w:tc>
        <w:tc>
          <w:tcPr>
            <w:tcW w:w="2118" w:type="dxa"/>
          </w:tcPr>
          <w:p w14:paraId="307BD105" w14:textId="77777777" w:rsidR="00A10CB7" w:rsidRPr="0056488C" w:rsidRDefault="00A10CB7" w:rsidP="00C9240D">
            <w:pPr>
              <w:pStyle w:val="TextTableDBGStandard"/>
              <w:rPr>
                <w:ins w:id="363" w:author="Nicole Fich" w:date="2018-09-19T11:56:00Z"/>
              </w:rPr>
            </w:pPr>
            <w:ins w:id="364" w:author="Nicole Fich" w:date="2018-09-19T11:56:00Z">
              <w:r>
                <w:t>2017/12/11</w:t>
              </w:r>
            </w:ins>
          </w:p>
        </w:tc>
        <w:tc>
          <w:tcPr>
            <w:tcW w:w="2240" w:type="dxa"/>
          </w:tcPr>
          <w:p w14:paraId="190E860F" w14:textId="77777777" w:rsidR="00A10CB7" w:rsidRPr="0056488C" w:rsidRDefault="00A10CB7" w:rsidP="00C9240D">
            <w:pPr>
              <w:pStyle w:val="TextTableDBGStandard"/>
              <w:rPr>
                <w:ins w:id="365" w:author="Nicole Fich" w:date="2018-09-19T11:56:00Z"/>
              </w:rPr>
            </w:pPr>
            <w:ins w:id="366" w:author="Nicole Fich" w:date="2018-09-19T11:56:00Z">
              <w:r>
                <w:t>Nicole Fich</w:t>
              </w:r>
            </w:ins>
          </w:p>
        </w:tc>
        <w:tc>
          <w:tcPr>
            <w:tcW w:w="3976" w:type="dxa"/>
          </w:tcPr>
          <w:p w14:paraId="5D39ADBC" w14:textId="77777777" w:rsidR="00A10CB7" w:rsidRPr="0056488C" w:rsidRDefault="00A10CB7" w:rsidP="00C9240D">
            <w:pPr>
              <w:pStyle w:val="TextTableDBGStandard"/>
              <w:rPr>
                <w:ins w:id="367" w:author="Nicole Fich" w:date="2018-09-19T11:56:00Z"/>
              </w:rPr>
            </w:pPr>
            <w:ins w:id="368" w:author="Nicole Fich" w:date="2018-09-19T11:56:00Z">
              <w:r>
                <w:t>Input of Mario Quonils</w:t>
              </w:r>
            </w:ins>
          </w:p>
        </w:tc>
      </w:tr>
      <w:tr w:rsidR="00A10CB7" w:rsidRPr="00256C66" w14:paraId="357813B2" w14:textId="77777777" w:rsidTr="00C9240D">
        <w:trPr>
          <w:trHeight w:val="598"/>
          <w:ins w:id="369" w:author="Nicole Fich" w:date="2018-09-19T11:56:00Z"/>
        </w:trPr>
        <w:tc>
          <w:tcPr>
            <w:tcW w:w="727" w:type="dxa"/>
          </w:tcPr>
          <w:p w14:paraId="6EBE9B42" w14:textId="77777777" w:rsidR="00A10CB7" w:rsidRPr="0056488C" w:rsidRDefault="00A10CB7" w:rsidP="00C9240D">
            <w:pPr>
              <w:pStyle w:val="TextTableDBGStandard"/>
              <w:rPr>
                <w:ins w:id="370" w:author="Nicole Fich" w:date="2018-09-19T11:56:00Z"/>
              </w:rPr>
            </w:pPr>
            <w:ins w:id="371" w:author="Nicole Fich" w:date="2018-09-19T11:56:00Z">
              <w:r>
                <w:t>1.1</w:t>
              </w:r>
            </w:ins>
          </w:p>
        </w:tc>
        <w:tc>
          <w:tcPr>
            <w:tcW w:w="2118" w:type="dxa"/>
          </w:tcPr>
          <w:p w14:paraId="21571AE8" w14:textId="77777777" w:rsidR="00A10CB7" w:rsidRPr="0056488C" w:rsidRDefault="00A10CB7" w:rsidP="00C9240D">
            <w:pPr>
              <w:pStyle w:val="TextTableDBGStandard"/>
              <w:rPr>
                <w:ins w:id="372" w:author="Nicole Fich" w:date="2018-09-19T11:56:00Z"/>
              </w:rPr>
            </w:pPr>
            <w:ins w:id="373" w:author="Nicole Fich" w:date="2018-09-19T11:56:00Z">
              <w:r>
                <w:t>2018/02/15</w:t>
              </w:r>
            </w:ins>
          </w:p>
        </w:tc>
        <w:tc>
          <w:tcPr>
            <w:tcW w:w="2240" w:type="dxa"/>
          </w:tcPr>
          <w:p w14:paraId="25AFE75C" w14:textId="77777777" w:rsidR="00A10CB7" w:rsidRPr="0056488C" w:rsidRDefault="00A10CB7" w:rsidP="00C9240D">
            <w:pPr>
              <w:pStyle w:val="TextTableDBGStandard"/>
              <w:rPr>
                <w:ins w:id="374" w:author="Nicole Fich" w:date="2018-09-19T11:56:00Z"/>
              </w:rPr>
            </w:pPr>
            <w:ins w:id="375" w:author="Nicole Fich" w:date="2018-09-19T11:56:00Z">
              <w:r>
                <w:t>Nicole Fich</w:t>
              </w:r>
            </w:ins>
          </w:p>
        </w:tc>
        <w:tc>
          <w:tcPr>
            <w:tcW w:w="3976" w:type="dxa"/>
          </w:tcPr>
          <w:p w14:paraId="684B8D49" w14:textId="77777777" w:rsidR="00A10CB7" w:rsidRPr="0056488C" w:rsidRDefault="00A10CB7" w:rsidP="00C9240D">
            <w:pPr>
              <w:pStyle w:val="TextTableDBGStandard"/>
              <w:rPr>
                <w:ins w:id="376" w:author="Nicole Fich" w:date="2018-09-19T11:56:00Z"/>
              </w:rPr>
            </w:pPr>
            <w:ins w:id="377" w:author="Nicole Fich" w:date="2018-09-19T11:56:00Z">
              <w:r>
                <w:t>Update roles&amp;responsibilities, MEGA contacts</w:t>
              </w:r>
            </w:ins>
          </w:p>
        </w:tc>
      </w:tr>
      <w:tr w:rsidR="00A10CB7" w:rsidRPr="00256C66" w14:paraId="4B8B9AC8" w14:textId="77777777" w:rsidTr="00C9240D">
        <w:trPr>
          <w:cnfStyle w:val="010000000000" w:firstRow="0" w:lastRow="1" w:firstColumn="0" w:lastColumn="0" w:oddVBand="0" w:evenVBand="0" w:oddHBand="0" w:evenHBand="0" w:firstRowFirstColumn="0" w:firstRowLastColumn="0" w:lastRowFirstColumn="0" w:lastRowLastColumn="0"/>
          <w:trHeight w:val="598"/>
          <w:ins w:id="378" w:author="Nicole Fich" w:date="2018-09-19T11:56:00Z"/>
        </w:trPr>
        <w:tc>
          <w:tcPr>
            <w:tcW w:w="727" w:type="dxa"/>
          </w:tcPr>
          <w:p w14:paraId="5A9855E6" w14:textId="77777777" w:rsidR="00A10CB7" w:rsidRDefault="00A10CB7" w:rsidP="00C9240D">
            <w:pPr>
              <w:pStyle w:val="TextTableDBGStandard"/>
              <w:rPr>
                <w:ins w:id="379" w:author="Nicole Fich" w:date="2018-09-19T11:56:00Z"/>
              </w:rPr>
            </w:pPr>
            <w:ins w:id="380" w:author="Nicole Fich" w:date="2018-09-19T11:56:00Z">
              <w:r>
                <w:t>1.2</w:t>
              </w:r>
            </w:ins>
          </w:p>
        </w:tc>
        <w:tc>
          <w:tcPr>
            <w:tcW w:w="2118" w:type="dxa"/>
          </w:tcPr>
          <w:p w14:paraId="21244846" w14:textId="77777777" w:rsidR="00A10CB7" w:rsidRDefault="00A10CB7" w:rsidP="00C9240D">
            <w:pPr>
              <w:pStyle w:val="TextTableDBGStandard"/>
              <w:rPr>
                <w:ins w:id="381" w:author="Nicole Fich" w:date="2018-09-19T11:56:00Z"/>
              </w:rPr>
            </w:pPr>
            <w:ins w:id="382" w:author="Nicole Fich" w:date="2018-09-19T11:56:00Z">
              <w:r>
                <w:t>2018/08/01</w:t>
              </w:r>
            </w:ins>
          </w:p>
        </w:tc>
        <w:tc>
          <w:tcPr>
            <w:tcW w:w="2240" w:type="dxa"/>
          </w:tcPr>
          <w:p w14:paraId="07F5789B" w14:textId="77777777" w:rsidR="00A10CB7" w:rsidRDefault="00A10CB7" w:rsidP="00C9240D">
            <w:pPr>
              <w:pStyle w:val="TextTableDBGStandard"/>
              <w:rPr>
                <w:ins w:id="383" w:author="Nicole Fich" w:date="2018-09-19T11:56:00Z"/>
              </w:rPr>
            </w:pPr>
            <w:ins w:id="384" w:author="Nicole Fich" w:date="2018-09-19T11:56:00Z">
              <w:r>
                <w:t>Nicole Fich</w:t>
              </w:r>
            </w:ins>
          </w:p>
        </w:tc>
        <w:tc>
          <w:tcPr>
            <w:tcW w:w="3976" w:type="dxa"/>
          </w:tcPr>
          <w:p w14:paraId="6F20773F" w14:textId="77777777" w:rsidR="00A10CB7" w:rsidRDefault="00A10CB7" w:rsidP="00C9240D">
            <w:pPr>
              <w:pStyle w:val="TextTableDBGStandard"/>
              <w:rPr>
                <w:ins w:id="385" w:author="Nicole Fich" w:date="2018-09-19T11:56:00Z"/>
              </w:rPr>
            </w:pPr>
            <w:ins w:id="386" w:author="Nicole Fich" w:date="2018-09-19T11:56:00Z">
              <w:r>
                <w:t>Update on processes</w:t>
              </w:r>
            </w:ins>
          </w:p>
        </w:tc>
      </w:tr>
    </w:tbl>
    <w:p w14:paraId="45BDBDE7" w14:textId="77777777" w:rsidR="00A10CB7" w:rsidRDefault="00A10CB7" w:rsidP="00A10CB7">
      <w:pPr>
        <w:rPr>
          <w:ins w:id="387" w:author="Nicole Fich" w:date="2018-09-19T11:56:00Z"/>
          <w:b/>
          <w:sz w:val="24"/>
          <w:szCs w:val="24"/>
        </w:rPr>
      </w:pPr>
    </w:p>
    <w:p w14:paraId="1B2B1931" w14:textId="77777777" w:rsidR="00A10CB7" w:rsidRDefault="00A10CB7" w:rsidP="00A10CB7">
      <w:pPr>
        <w:pStyle w:val="Heading2"/>
        <w:rPr>
          <w:ins w:id="388" w:author="Nicole Fich" w:date="2018-09-19T11:56:00Z"/>
        </w:rPr>
      </w:pPr>
      <w:bookmarkStart w:id="389" w:name="_Toc525121582"/>
      <w:ins w:id="390" w:author="Nicole Fich" w:date="2018-09-19T11:56:00Z">
        <w:r>
          <w:t>Document version management</w:t>
        </w:r>
        <w:bookmarkEnd w:id="389"/>
      </w:ins>
    </w:p>
    <w:p w14:paraId="5F723135" w14:textId="77777777" w:rsidR="00A10CB7" w:rsidRPr="00266A70" w:rsidRDefault="00A10CB7" w:rsidP="00A10CB7">
      <w:pPr>
        <w:pStyle w:val="TextTableDBGStandard"/>
        <w:rPr>
          <w:ins w:id="391" w:author="Nicole Fich" w:date="2018-09-19T11:56:00Z"/>
          <w:rFonts w:ascii="News Gothic GDB" w:hAnsi="News Gothic GDB" w:cs="Times New Roman"/>
          <w:sz w:val="20"/>
          <w:szCs w:val="20"/>
          <w:lang w:val="en-GB"/>
        </w:rPr>
      </w:pPr>
      <w:ins w:id="392" w:author="Nicole Fich" w:date="2018-09-19T11:56:00Z">
        <w:r>
          <w:rPr>
            <w:rFonts w:ascii="News Gothic GDB" w:hAnsi="News Gothic GDB" w:cs="Times New Roman"/>
            <w:sz w:val="20"/>
            <w:szCs w:val="20"/>
          </w:rPr>
          <w:t>The document is owned b</w:t>
        </w:r>
        <w:r w:rsidRPr="00266A70">
          <w:rPr>
            <w:rFonts w:ascii="News Gothic GDB" w:hAnsi="News Gothic GDB" w:cs="Times New Roman"/>
            <w:sz w:val="20"/>
            <w:szCs w:val="20"/>
            <w:lang w:val="en-GB"/>
          </w:rPr>
          <w:t>y Corporate Systems and will be reviewed on a yearly basis.</w:t>
        </w:r>
      </w:ins>
    </w:p>
    <w:p w14:paraId="3AD6B83D" w14:textId="77777777" w:rsidR="00A10CB7" w:rsidRDefault="00A10CB7" w:rsidP="00A10CB7">
      <w:pPr>
        <w:pStyle w:val="Heading2"/>
        <w:rPr>
          <w:ins w:id="393" w:author="Nicole Fich" w:date="2018-09-19T11:56:00Z"/>
        </w:rPr>
      </w:pPr>
      <w:bookmarkStart w:id="394" w:name="_Toc525121583"/>
      <w:ins w:id="395" w:author="Nicole Fich" w:date="2018-09-19T11:56:00Z">
        <w:r>
          <w:t>Related documents</w:t>
        </w:r>
        <w:bookmarkEnd w:id="394"/>
      </w:ins>
    </w:p>
    <w:tbl>
      <w:tblPr>
        <w:tblStyle w:val="TableDBGStandard"/>
        <w:tblW w:w="9072" w:type="dxa"/>
        <w:tblLayout w:type="fixed"/>
        <w:tblLook w:val="01E0" w:firstRow="1" w:lastRow="1" w:firstColumn="1" w:lastColumn="1" w:noHBand="0" w:noVBand="0"/>
      </w:tblPr>
      <w:tblGrid>
        <w:gridCol w:w="313"/>
        <w:gridCol w:w="2238"/>
        <w:gridCol w:w="6521"/>
      </w:tblGrid>
      <w:tr w:rsidR="00A10CB7" w:rsidRPr="0056488C" w14:paraId="6B410B97" w14:textId="77777777" w:rsidTr="00C9240D">
        <w:trPr>
          <w:cnfStyle w:val="100000000000" w:firstRow="1" w:lastRow="0" w:firstColumn="0" w:lastColumn="0" w:oddVBand="0" w:evenVBand="0" w:oddHBand="0" w:evenHBand="0" w:firstRowFirstColumn="0" w:firstRowLastColumn="0" w:lastRowFirstColumn="0" w:lastRowLastColumn="0"/>
          <w:trHeight w:val="620"/>
          <w:ins w:id="396" w:author="Nicole Fich" w:date="2018-09-19T11:56:00Z"/>
        </w:trPr>
        <w:tc>
          <w:tcPr>
            <w:tcW w:w="313" w:type="dxa"/>
          </w:tcPr>
          <w:p w14:paraId="5A66CAE9" w14:textId="77777777" w:rsidR="00A10CB7" w:rsidRPr="0056488C" w:rsidRDefault="00A10CB7" w:rsidP="00C9240D">
            <w:pPr>
              <w:pStyle w:val="TextTableDBGStandard"/>
              <w:rPr>
                <w:ins w:id="397" w:author="Nicole Fich" w:date="2018-09-19T11:56:00Z"/>
              </w:rPr>
            </w:pPr>
            <w:ins w:id="398" w:author="Nicole Fich" w:date="2018-09-19T11:56:00Z">
              <w:r>
                <w:t>No</w:t>
              </w:r>
            </w:ins>
          </w:p>
        </w:tc>
        <w:tc>
          <w:tcPr>
            <w:tcW w:w="2238" w:type="dxa"/>
          </w:tcPr>
          <w:p w14:paraId="348322D0" w14:textId="77777777" w:rsidR="00A10CB7" w:rsidRPr="0056488C" w:rsidRDefault="00A10CB7" w:rsidP="00C9240D">
            <w:pPr>
              <w:pStyle w:val="TextTableDBGStandard"/>
              <w:rPr>
                <w:ins w:id="399" w:author="Nicole Fich" w:date="2018-09-19T11:56:00Z"/>
              </w:rPr>
            </w:pPr>
            <w:ins w:id="400" w:author="Nicole Fich" w:date="2018-09-19T11:56:00Z">
              <w:r>
                <w:t>Title</w:t>
              </w:r>
            </w:ins>
          </w:p>
        </w:tc>
        <w:tc>
          <w:tcPr>
            <w:tcW w:w="6521" w:type="dxa"/>
          </w:tcPr>
          <w:p w14:paraId="25DB5B0F" w14:textId="77777777" w:rsidR="00A10CB7" w:rsidRPr="0056488C" w:rsidRDefault="00A10CB7" w:rsidP="00C9240D">
            <w:pPr>
              <w:pStyle w:val="TextTableDBGStandard"/>
              <w:rPr>
                <w:ins w:id="401" w:author="Nicole Fich" w:date="2018-09-19T11:56:00Z"/>
              </w:rPr>
            </w:pPr>
            <w:ins w:id="402" w:author="Nicole Fich" w:date="2018-09-19T11:56:00Z">
              <w:r>
                <w:t>Location</w:t>
              </w:r>
            </w:ins>
          </w:p>
        </w:tc>
      </w:tr>
      <w:tr w:rsidR="00A10CB7" w:rsidRPr="0096196B" w14:paraId="09A02CAE" w14:textId="77777777" w:rsidTr="00C9240D">
        <w:trPr>
          <w:trHeight w:val="598"/>
          <w:ins w:id="403" w:author="Nicole Fich" w:date="2018-09-19T11:56:00Z"/>
        </w:trPr>
        <w:tc>
          <w:tcPr>
            <w:tcW w:w="313" w:type="dxa"/>
          </w:tcPr>
          <w:p w14:paraId="39668216" w14:textId="77777777" w:rsidR="00A10CB7" w:rsidRPr="0056488C" w:rsidRDefault="00A10CB7" w:rsidP="00C9240D">
            <w:pPr>
              <w:pStyle w:val="TextTableDBGStandard"/>
              <w:rPr>
                <w:ins w:id="404" w:author="Nicole Fich" w:date="2018-09-19T11:56:00Z"/>
              </w:rPr>
            </w:pPr>
            <w:ins w:id="405" w:author="Nicole Fich" w:date="2018-09-19T11:56:00Z">
              <w:r>
                <w:t>1</w:t>
              </w:r>
            </w:ins>
          </w:p>
        </w:tc>
        <w:tc>
          <w:tcPr>
            <w:tcW w:w="2238" w:type="dxa"/>
          </w:tcPr>
          <w:p w14:paraId="2C9964EE" w14:textId="77777777" w:rsidR="00A10CB7" w:rsidRPr="0056488C" w:rsidRDefault="00A10CB7" w:rsidP="00C9240D">
            <w:pPr>
              <w:pStyle w:val="TextTableDBGStandard"/>
              <w:rPr>
                <w:ins w:id="406" w:author="Nicole Fich" w:date="2018-09-19T11:56:00Z"/>
              </w:rPr>
            </w:pPr>
            <w:ins w:id="407" w:author="Nicole Fich" w:date="2018-09-19T11:56:00Z">
              <w:r w:rsidRPr="005614FF">
                <w:t>Enterprise Architecture Repository (MEGA)</w:t>
              </w:r>
              <w:r>
                <w:t xml:space="preserve"> Process</w:t>
              </w:r>
            </w:ins>
          </w:p>
        </w:tc>
        <w:tc>
          <w:tcPr>
            <w:tcW w:w="6521" w:type="dxa"/>
          </w:tcPr>
          <w:p w14:paraId="13C1B742" w14:textId="77777777" w:rsidR="00A10CB7" w:rsidRPr="0056488C" w:rsidRDefault="00A10CB7" w:rsidP="00C9240D">
            <w:pPr>
              <w:pStyle w:val="TextTableDBGStandard"/>
              <w:rPr>
                <w:ins w:id="408" w:author="Nicole Fich" w:date="2018-09-19T11:56:00Z"/>
              </w:rPr>
            </w:pPr>
            <w:ins w:id="409" w:author="Nicole Fich" w:date="2018-09-19T11:56:00Z">
              <w:r>
                <w:rPr>
                  <w:rStyle w:val="Hyperlink"/>
                  <w:color w:val="auto"/>
                </w:rPr>
                <w:fldChar w:fldCharType="begin"/>
              </w:r>
              <w:r>
                <w:rPr>
                  <w:rStyle w:val="Hyperlink"/>
                  <w:rFonts w:asciiTheme="minorHAnsi" w:hAnsiTheme="minorHAnsi" w:cstheme="minorBidi"/>
                  <w:color w:val="auto"/>
                  <w:sz w:val="22"/>
                  <w:szCs w:val="22"/>
                </w:rPr>
                <w:instrText xml:space="preserve"> HYPERLINK "http://intranet.deutsche-boerse.de/INTRANET/departments/ci_tqm.nsf/WebDocuments/BE96524AC06A3301C1257E220035114B" </w:instrText>
              </w:r>
              <w:r>
                <w:rPr>
                  <w:rStyle w:val="Hyperlink"/>
                  <w:color w:val="auto"/>
                </w:rPr>
                <w:fldChar w:fldCharType="separate"/>
              </w:r>
              <w:r w:rsidRPr="00A125DD">
                <w:rPr>
                  <w:rStyle w:val="Hyperlink"/>
                  <w:color w:val="auto"/>
                </w:rPr>
                <w:t>I</w:t>
              </w:r>
              <w:r w:rsidRPr="002C5554">
                <w:rPr>
                  <w:rStyle w:val="Hyperlink"/>
                  <w:color w:val="auto"/>
                </w:rPr>
                <w:t>ntranet: Guidelines/IT/Guidelines IT/IT Process Descriptions</w:t>
              </w:r>
              <w:r>
                <w:rPr>
                  <w:rStyle w:val="Hyperlink"/>
                  <w:color w:val="auto"/>
                </w:rPr>
                <w:fldChar w:fldCharType="end"/>
              </w:r>
            </w:ins>
          </w:p>
        </w:tc>
      </w:tr>
      <w:tr w:rsidR="00A10CB7" w:rsidRPr="00E41AAD" w14:paraId="5BD67E8C" w14:textId="77777777" w:rsidTr="00C9240D">
        <w:trPr>
          <w:trHeight w:val="577"/>
          <w:ins w:id="410" w:author="Nicole Fich" w:date="2018-09-19T11:56:00Z"/>
        </w:trPr>
        <w:tc>
          <w:tcPr>
            <w:tcW w:w="313" w:type="dxa"/>
          </w:tcPr>
          <w:p w14:paraId="60DED08C" w14:textId="77777777" w:rsidR="00A10CB7" w:rsidRPr="0056488C" w:rsidRDefault="00A10CB7" w:rsidP="00C9240D">
            <w:pPr>
              <w:pStyle w:val="TextTableDBGStandard"/>
              <w:rPr>
                <w:ins w:id="411" w:author="Nicole Fich" w:date="2018-09-19T11:56:00Z"/>
              </w:rPr>
            </w:pPr>
            <w:ins w:id="412" w:author="Nicole Fich" w:date="2018-09-19T11:56:00Z">
              <w:r>
                <w:t>2</w:t>
              </w:r>
            </w:ins>
          </w:p>
        </w:tc>
        <w:tc>
          <w:tcPr>
            <w:tcW w:w="2238" w:type="dxa"/>
          </w:tcPr>
          <w:p w14:paraId="5EF373AF" w14:textId="77777777" w:rsidR="00A10CB7" w:rsidRPr="0056488C" w:rsidRDefault="00A10CB7" w:rsidP="00C9240D">
            <w:pPr>
              <w:pStyle w:val="TextTableDBGStandard"/>
              <w:rPr>
                <w:ins w:id="413" w:author="Nicole Fich" w:date="2018-09-19T11:56:00Z"/>
              </w:rPr>
            </w:pPr>
            <w:ins w:id="414" w:author="Nicole Fich" w:date="2018-09-19T11:56:00Z">
              <w:r>
                <w:t>Clearing Modelling Guide</w:t>
              </w:r>
            </w:ins>
          </w:p>
        </w:tc>
        <w:tc>
          <w:tcPr>
            <w:tcW w:w="6521" w:type="dxa"/>
          </w:tcPr>
          <w:p w14:paraId="3CA9DED6" w14:textId="77777777" w:rsidR="00A10CB7" w:rsidRPr="0056488C" w:rsidRDefault="00A10CB7" w:rsidP="00C9240D">
            <w:pPr>
              <w:pStyle w:val="TextTableDBGStandard"/>
              <w:rPr>
                <w:ins w:id="415" w:author="Nicole Fich" w:date="2018-09-19T11:56:00Z"/>
              </w:rPr>
            </w:pPr>
            <w:ins w:id="416" w:author="Nicole Fich" w:date="2018-09-19T11:56:00Z">
              <w:r>
                <w:t>See document in annex</w:t>
              </w:r>
            </w:ins>
          </w:p>
        </w:tc>
      </w:tr>
      <w:tr w:rsidR="00A10CB7" w:rsidRPr="0096196B" w14:paraId="509E6CC4" w14:textId="77777777" w:rsidTr="00C9240D">
        <w:trPr>
          <w:cnfStyle w:val="010000000000" w:firstRow="0" w:lastRow="1" w:firstColumn="0" w:lastColumn="0" w:oddVBand="0" w:evenVBand="0" w:oddHBand="0" w:evenHBand="0" w:firstRowFirstColumn="0" w:firstRowLastColumn="0" w:lastRowFirstColumn="0" w:lastRowLastColumn="0"/>
          <w:trHeight w:val="598"/>
          <w:ins w:id="417" w:author="Nicole Fich" w:date="2018-09-19T11:56:00Z"/>
        </w:trPr>
        <w:tc>
          <w:tcPr>
            <w:tcW w:w="313" w:type="dxa"/>
          </w:tcPr>
          <w:p w14:paraId="4EC1B3A6" w14:textId="77777777" w:rsidR="00A10CB7" w:rsidRPr="0056488C" w:rsidRDefault="00A10CB7" w:rsidP="00C9240D">
            <w:pPr>
              <w:pStyle w:val="TextTableDBGStandard"/>
              <w:rPr>
                <w:ins w:id="418" w:author="Nicole Fich" w:date="2018-09-19T11:56:00Z"/>
              </w:rPr>
            </w:pPr>
            <w:ins w:id="419" w:author="Nicole Fich" w:date="2018-09-19T11:56:00Z">
              <w:r>
                <w:t>3</w:t>
              </w:r>
            </w:ins>
          </w:p>
        </w:tc>
        <w:tc>
          <w:tcPr>
            <w:tcW w:w="2238" w:type="dxa"/>
          </w:tcPr>
          <w:p w14:paraId="7815CBA1" w14:textId="77777777" w:rsidR="00A10CB7" w:rsidRPr="0056488C" w:rsidRDefault="00A10CB7" w:rsidP="00C9240D">
            <w:pPr>
              <w:pStyle w:val="TextTableDBGStandard"/>
              <w:rPr>
                <w:ins w:id="420" w:author="Nicole Fich" w:date="2018-09-19T11:56:00Z"/>
              </w:rPr>
            </w:pPr>
            <w:ins w:id="421" w:author="Nicole Fich" w:date="2018-09-19T11:56:00Z">
              <w:r>
                <w:t>Information Owner</w:t>
              </w:r>
            </w:ins>
          </w:p>
        </w:tc>
        <w:tc>
          <w:tcPr>
            <w:tcW w:w="6521" w:type="dxa"/>
          </w:tcPr>
          <w:p w14:paraId="7731E801" w14:textId="77777777" w:rsidR="00A10CB7" w:rsidRPr="0056488C" w:rsidRDefault="00A10CB7" w:rsidP="00C9240D">
            <w:pPr>
              <w:pStyle w:val="TextTableDBGStandard"/>
              <w:rPr>
                <w:ins w:id="422" w:author="Nicole Fich" w:date="2018-09-19T11:56:00Z"/>
              </w:rPr>
            </w:pPr>
            <w:ins w:id="423" w:author="Nicole Fich" w:date="2018-09-19T11:56:00Z">
              <w:r w:rsidRPr="00C34669">
                <w:t>http://intranet.deutsche-boerse.de/INTRANET/departments/gis.nsf/0/5F585F612681D0F6C12576CE00537FA0/</w:t>
              </w:r>
              <w:r>
                <w:br/>
              </w:r>
              <w:r w:rsidRPr="00C34669">
                <w:t>$file/Information%20Owners%20201706.pdf</w:t>
              </w:r>
            </w:ins>
          </w:p>
        </w:tc>
      </w:tr>
    </w:tbl>
    <w:p w14:paraId="68BF8586" w14:textId="77777777" w:rsidR="00A10CB7" w:rsidRPr="0056488C" w:rsidRDefault="00A10CB7" w:rsidP="00A10CB7">
      <w:pPr>
        <w:pStyle w:val="TOCHeading"/>
        <w:numPr>
          <w:ilvl w:val="0"/>
          <w:numId w:val="0"/>
        </w:numPr>
        <w:ind w:left="851"/>
        <w:rPr>
          <w:ins w:id="424" w:author="Nicole Fich" w:date="2018-09-19T11:56:00Z"/>
        </w:rPr>
        <w:sectPr w:rsidR="00A10CB7" w:rsidRPr="0056488C" w:rsidSect="00CD4129">
          <w:headerReference w:type="default" r:id="rId18"/>
          <w:pgSz w:w="12242" w:h="15842" w:code="1"/>
          <w:pgMar w:top="1411" w:right="1411" w:bottom="1138" w:left="1411" w:header="734" w:footer="504" w:gutter="0"/>
          <w:paperSrc w:first="15" w:other="15"/>
          <w:cols w:space="708"/>
          <w:docGrid w:linePitch="299"/>
        </w:sectPr>
      </w:pPr>
    </w:p>
    <w:p w14:paraId="16725C38" w14:textId="77777777" w:rsidR="00A10CB7" w:rsidRDefault="00A10CB7" w:rsidP="00A10CB7">
      <w:pPr>
        <w:spacing w:line="276" w:lineRule="auto"/>
        <w:rPr>
          <w:ins w:id="429" w:author="Nicole Fich" w:date="2018-09-19T11:56:00Z"/>
          <w:b/>
          <w:bCs/>
          <w:lang w:eastAsia="en-GB"/>
        </w:rPr>
      </w:pPr>
    </w:p>
    <w:p w14:paraId="3C489175" w14:textId="77777777" w:rsidR="00A10CB7" w:rsidRDefault="00A10CB7" w:rsidP="00A10CB7">
      <w:pPr>
        <w:spacing w:line="270" w:lineRule="atLeast"/>
        <w:ind w:left="851"/>
        <w:rPr>
          <w:ins w:id="430" w:author="Nicole Fich" w:date="2018-09-19T11:56:00Z"/>
          <w:b/>
          <w:sz w:val="24"/>
          <w:szCs w:val="24"/>
        </w:rPr>
      </w:pPr>
      <w:ins w:id="431" w:author="Nicole Fich" w:date="2018-09-19T11:56:00Z">
        <w:r w:rsidRPr="00587180">
          <w:rPr>
            <w:rFonts w:eastAsia="Times New Roman"/>
            <w:b/>
            <w:sz w:val="24"/>
            <w:szCs w:val="24"/>
            <w:lang w:eastAsia="de-DE"/>
          </w:rPr>
          <w:t>Abreviations table</w:t>
        </w:r>
      </w:ins>
    </w:p>
    <w:tbl>
      <w:tblPr>
        <w:tblStyle w:val="TableDBGStandard"/>
        <w:tblW w:w="0" w:type="auto"/>
        <w:tblLook w:val="04A0" w:firstRow="1" w:lastRow="0" w:firstColumn="1" w:lastColumn="0" w:noHBand="0" w:noVBand="1"/>
      </w:tblPr>
      <w:tblGrid>
        <w:gridCol w:w="4077"/>
        <w:gridCol w:w="4157"/>
      </w:tblGrid>
      <w:tr w:rsidR="00A10CB7" w14:paraId="00EAE39C" w14:textId="77777777" w:rsidTr="00C9240D">
        <w:trPr>
          <w:cnfStyle w:val="100000000000" w:firstRow="1" w:lastRow="0" w:firstColumn="0" w:lastColumn="0" w:oddVBand="0" w:evenVBand="0" w:oddHBand="0" w:evenHBand="0" w:firstRowFirstColumn="0" w:firstRowLastColumn="0" w:lastRowFirstColumn="0" w:lastRowLastColumn="0"/>
          <w:ins w:id="432" w:author="Nicole Fich" w:date="2018-09-19T11:56:00Z"/>
        </w:trPr>
        <w:tc>
          <w:tcPr>
            <w:tcW w:w="4537" w:type="dxa"/>
          </w:tcPr>
          <w:p w14:paraId="4701096C" w14:textId="77777777" w:rsidR="00A10CB7" w:rsidRDefault="00A10CB7" w:rsidP="00C9240D">
            <w:pPr>
              <w:rPr>
                <w:ins w:id="433" w:author="Nicole Fich" w:date="2018-09-19T11:56:00Z"/>
                <w:b/>
                <w:sz w:val="24"/>
                <w:szCs w:val="24"/>
              </w:rPr>
            </w:pPr>
            <w:ins w:id="434" w:author="Nicole Fich" w:date="2018-09-19T11:56:00Z">
              <w:r>
                <w:rPr>
                  <w:b/>
                  <w:sz w:val="24"/>
                  <w:szCs w:val="24"/>
                </w:rPr>
                <w:t>LE</w:t>
              </w:r>
            </w:ins>
          </w:p>
        </w:tc>
        <w:tc>
          <w:tcPr>
            <w:tcW w:w="4538" w:type="dxa"/>
          </w:tcPr>
          <w:p w14:paraId="0DD35EDC" w14:textId="77777777" w:rsidR="00A10CB7" w:rsidRDefault="00A10CB7" w:rsidP="00C9240D">
            <w:pPr>
              <w:rPr>
                <w:ins w:id="435" w:author="Nicole Fich" w:date="2018-09-19T11:56:00Z"/>
                <w:b/>
                <w:sz w:val="24"/>
                <w:szCs w:val="24"/>
              </w:rPr>
            </w:pPr>
            <w:ins w:id="436" w:author="Nicole Fich" w:date="2018-09-19T11:56:00Z">
              <w:r>
                <w:rPr>
                  <w:b/>
                  <w:sz w:val="24"/>
                  <w:szCs w:val="24"/>
                </w:rPr>
                <w:t>Legal Entity</w:t>
              </w:r>
            </w:ins>
          </w:p>
        </w:tc>
      </w:tr>
      <w:tr w:rsidR="00A10CB7" w14:paraId="4EDD2F54" w14:textId="77777777" w:rsidTr="00C9240D">
        <w:trPr>
          <w:ins w:id="437" w:author="Nicole Fich" w:date="2018-09-19T11:56:00Z"/>
        </w:trPr>
        <w:tc>
          <w:tcPr>
            <w:tcW w:w="4537" w:type="dxa"/>
          </w:tcPr>
          <w:p w14:paraId="4E2A884D" w14:textId="77777777" w:rsidR="00A10CB7" w:rsidRDefault="00A10CB7" w:rsidP="00C9240D">
            <w:pPr>
              <w:rPr>
                <w:ins w:id="438" w:author="Nicole Fich" w:date="2018-09-19T11:56:00Z"/>
                <w:b/>
                <w:sz w:val="24"/>
                <w:szCs w:val="24"/>
              </w:rPr>
            </w:pPr>
            <w:ins w:id="439" w:author="Nicole Fich" w:date="2018-09-19T11:56:00Z">
              <w:r>
                <w:rPr>
                  <w:b/>
                  <w:sz w:val="24"/>
                  <w:szCs w:val="24"/>
                </w:rPr>
                <w:t>IO</w:t>
              </w:r>
            </w:ins>
          </w:p>
        </w:tc>
        <w:tc>
          <w:tcPr>
            <w:tcW w:w="4538" w:type="dxa"/>
          </w:tcPr>
          <w:p w14:paraId="50BBC764" w14:textId="77777777" w:rsidR="00A10CB7" w:rsidRDefault="00A10CB7" w:rsidP="00C9240D">
            <w:pPr>
              <w:rPr>
                <w:ins w:id="440" w:author="Nicole Fich" w:date="2018-09-19T11:56:00Z"/>
                <w:b/>
                <w:sz w:val="24"/>
                <w:szCs w:val="24"/>
              </w:rPr>
            </w:pPr>
            <w:ins w:id="441" w:author="Nicole Fich" w:date="2018-09-19T11:56:00Z">
              <w:r>
                <w:rPr>
                  <w:b/>
                  <w:sz w:val="24"/>
                  <w:szCs w:val="24"/>
                </w:rPr>
                <w:t>Information Owner</w:t>
              </w:r>
            </w:ins>
          </w:p>
        </w:tc>
      </w:tr>
      <w:tr w:rsidR="00A10CB7" w14:paraId="6C30AFC3" w14:textId="77777777" w:rsidTr="00C9240D">
        <w:trPr>
          <w:ins w:id="442" w:author="Nicole Fich" w:date="2018-09-19T11:56:00Z"/>
        </w:trPr>
        <w:tc>
          <w:tcPr>
            <w:tcW w:w="4537" w:type="dxa"/>
          </w:tcPr>
          <w:p w14:paraId="166D87DA" w14:textId="77777777" w:rsidR="00A10CB7" w:rsidRDefault="00A10CB7" w:rsidP="00C9240D">
            <w:pPr>
              <w:rPr>
                <w:ins w:id="443" w:author="Nicole Fich" w:date="2018-09-19T11:56:00Z"/>
                <w:b/>
                <w:sz w:val="24"/>
                <w:szCs w:val="24"/>
              </w:rPr>
            </w:pPr>
            <w:ins w:id="444" w:author="Nicole Fich" w:date="2018-09-19T11:56:00Z">
              <w:r>
                <w:rPr>
                  <w:b/>
                  <w:sz w:val="24"/>
                  <w:szCs w:val="24"/>
                </w:rPr>
                <w:t>BO</w:t>
              </w:r>
            </w:ins>
          </w:p>
        </w:tc>
        <w:tc>
          <w:tcPr>
            <w:tcW w:w="4538" w:type="dxa"/>
          </w:tcPr>
          <w:p w14:paraId="030183FA" w14:textId="77777777" w:rsidR="00A10CB7" w:rsidRDefault="00A10CB7" w:rsidP="00C9240D">
            <w:pPr>
              <w:rPr>
                <w:ins w:id="445" w:author="Nicole Fich" w:date="2018-09-19T11:56:00Z"/>
                <w:b/>
                <w:sz w:val="24"/>
                <w:szCs w:val="24"/>
              </w:rPr>
            </w:pPr>
            <w:ins w:id="446" w:author="Nicole Fich" w:date="2018-09-19T11:56:00Z">
              <w:r>
                <w:rPr>
                  <w:b/>
                  <w:sz w:val="24"/>
                  <w:szCs w:val="24"/>
                </w:rPr>
                <w:t>Business Owner</w:t>
              </w:r>
            </w:ins>
          </w:p>
        </w:tc>
      </w:tr>
      <w:tr w:rsidR="00A10CB7" w14:paraId="6B7C6ACD" w14:textId="77777777" w:rsidTr="00C9240D">
        <w:trPr>
          <w:ins w:id="447" w:author="Nicole Fich" w:date="2018-09-19T11:56:00Z"/>
        </w:trPr>
        <w:tc>
          <w:tcPr>
            <w:tcW w:w="4537" w:type="dxa"/>
          </w:tcPr>
          <w:p w14:paraId="22D3B08C" w14:textId="77777777" w:rsidR="00A10CB7" w:rsidRDefault="00A10CB7" w:rsidP="00C9240D">
            <w:pPr>
              <w:rPr>
                <w:ins w:id="448" w:author="Nicole Fich" w:date="2018-09-19T11:56:00Z"/>
                <w:b/>
                <w:sz w:val="24"/>
                <w:szCs w:val="24"/>
              </w:rPr>
            </w:pPr>
            <w:ins w:id="449" w:author="Nicole Fich" w:date="2018-09-19T11:56:00Z">
              <w:r>
                <w:rPr>
                  <w:b/>
                  <w:sz w:val="24"/>
                  <w:szCs w:val="24"/>
                </w:rPr>
                <w:t>CBF</w:t>
              </w:r>
            </w:ins>
          </w:p>
        </w:tc>
        <w:tc>
          <w:tcPr>
            <w:tcW w:w="4538" w:type="dxa"/>
          </w:tcPr>
          <w:p w14:paraId="2E28BA36" w14:textId="77777777" w:rsidR="00A10CB7" w:rsidRDefault="00A10CB7" w:rsidP="00C9240D">
            <w:pPr>
              <w:rPr>
                <w:ins w:id="450" w:author="Nicole Fich" w:date="2018-09-19T11:56:00Z"/>
                <w:b/>
                <w:sz w:val="24"/>
                <w:szCs w:val="24"/>
              </w:rPr>
            </w:pPr>
            <w:ins w:id="451" w:author="Nicole Fich" w:date="2018-09-19T11:56:00Z">
              <w:r>
                <w:rPr>
                  <w:b/>
                  <w:sz w:val="24"/>
                  <w:szCs w:val="24"/>
                </w:rPr>
                <w:t>Clearstream Banking Frankfurt AG</w:t>
              </w:r>
            </w:ins>
          </w:p>
        </w:tc>
      </w:tr>
      <w:tr w:rsidR="00A10CB7" w14:paraId="4EAE020C" w14:textId="77777777" w:rsidTr="00C9240D">
        <w:trPr>
          <w:ins w:id="452" w:author="Nicole Fich" w:date="2018-09-19T11:56:00Z"/>
        </w:trPr>
        <w:tc>
          <w:tcPr>
            <w:tcW w:w="4537" w:type="dxa"/>
          </w:tcPr>
          <w:p w14:paraId="1F1A3BBA" w14:textId="77777777" w:rsidR="00A10CB7" w:rsidRDefault="00A10CB7" w:rsidP="00C9240D">
            <w:pPr>
              <w:rPr>
                <w:ins w:id="453" w:author="Nicole Fich" w:date="2018-09-19T11:56:00Z"/>
                <w:b/>
                <w:sz w:val="24"/>
                <w:szCs w:val="24"/>
              </w:rPr>
            </w:pPr>
            <w:ins w:id="454" w:author="Nicole Fich" w:date="2018-09-19T11:56:00Z">
              <w:r>
                <w:rPr>
                  <w:b/>
                  <w:sz w:val="24"/>
                  <w:szCs w:val="24"/>
                </w:rPr>
                <w:t>ECAG</w:t>
              </w:r>
            </w:ins>
          </w:p>
        </w:tc>
        <w:tc>
          <w:tcPr>
            <w:tcW w:w="4538" w:type="dxa"/>
          </w:tcPr>
          <w:p w14:paraId="4C720EC9" w14:textId="77777777" w:rsidR="00A10CB7" w:rsidRDefault="00A10CB7" w:rsidP="00C9240D">
            <w:pPr>
              <w:rPr>
                <w:ins w:id="455" w:author="Nicole Fich" w:date="2018-09-19T11:56:00Z"/>
                <w:b/>
                <w:sz w:val="24"/>
                <w:szCs w:val="24"/>
              </w:rPr>
            </w:pPr>
            <w:ins w:id="456" w:author="Nicole Fich" w:date="2018-09-19T11:56:00Z">
              <w:r>
                <w:rPr>
                  <w:b/>
                  <w:sz w:val="24"/>
                  <w:szCs w:val="24"/>
                </w:rPr>
                <w:t>Eurex Clearing AG</w:t>
              </w:r>
            </w:ins>
          </w:p>
        </w:tc>
      </w:tr>
      <w:tr w:rsidR="00A10CB7" w14:paraId="3689D33A" w14:textId="77777777" w:rsidTr="00C9240D">
        <w:trPr>
          <w:ins w:id="457" w:author="Nicole Fich" w:date="2018-09-19T11:56:00Z"/>
        </w:trPr>
        <w:tc>
          <w:tcPr>
            <w:tcW w:w="4537" w:type="dxa"/>
          </w:tcPr>
          <w:p w14:paraId="049155B6" w14:textId="77777777" w:rsidR="00A10CB7" w:rsidRDefault="00A10CB7" w:rsidP="00C9240D">
            <w:pPr>
              <w:rPr>
                <w:ins w:id="458" w:author="Nicole Fich" w:date="2018-09-19T11:56:00Z"/>
                <w:b/>
                <w:sz w:val="24"/>
                <w:szCs w:val="24"/>
              </w:rPr>
            </w:pPr>
            <w:ins w:id="459" w:author="Nicole Fich" w:date="2018-09-19T11:56:00Z">
              <w:r>
                <w:rPr>
                  <w:b/>
                  <w:sz w:val="24"/>
                  <w:szCs w:val="24"/>
                </w:rPr>
                <w:t>MEGA</w:t>
              </w:r>
            </w:ins>
          </w:p>
        </w:tc>
        <w:tc>
          <w:tcPr>
            <w:tcW w:w="4538" w:type="dxa"/>
          </w:tcPr>
          <w:p w14:paraId="5691E84E" w14:textId="77777777" w:rsidR="00A10CB7" w:rsidRDefault="00A10CB7" w:rsidP="00C9240D">
            <w:pPr>
              <w:rPr>
                <w:ins w:id="460" w:author="Nicole Fich" w:date="2018-09-19T11:56:00Z"/>
                <w:b/>
                <w:sz w:val="24"/>
                <w:szCs w:val="24"/>
              </w:rPr>
            </w:pPr>
            <w:ins w:id="461" w:author="Nicole Fich" w:date="2018-09-19T11:56:00Z">
              <w:r w:rsidRPr="00201BDD">
                <w:rPr>
                  <w:b/>
                  <w:sz w:val="24"/>
                  <w:szCs w:val="24"/>
                </w:rPr>
                <w:t>Enterprise Architecture Repository</w:t>
              </w:r>
            </w:ins>
          </w:p>
        </w:tc>
      </w:tr>
      <w:tr w:rsidR="00A10CB7" w14:paraId="1854E152" w14:textId="77777777" w:rsidTr="00C9240D">
        <w:trPr>
          <w:ins w:id="462" w:author="Nicole Fich" w:date="2018-09-19T11:56:00Z"/>
        </w:trPr>
        <w:tc>
          <w:tcPr>
            <w:tcW w:w="4537" w:type="dxa"/>
          </w:tcPr>
          <w:p w14:paraId="60791835" w14:textId="77777777" w:rsidR="00A10CB7" w:rsidRDefault="00A10CB7" w:rsidP="00C9240D">
            <w:pPr>
              <w:rPr>
                <w:ins w:id="463" w:author="Nicole Fich" w:date="2018-09-19T11:56:00Z"/>
                <w:b/>
                <w:sz w:val="24"/>
                <w:szCs w:val="24"/>
              </w:rPr>
            </w:pPr>
            <w:ins w:id="464" w:author="Nicole Fich" w:date="2018-09-19T11:56:00Z">
              <w:r>
                <w:rPr>
                  <w:b/>
                  <w:sz w:val="24"/>
                  <w:szCs w:val="24"/>
                </w:rPr>
                <w:t>CBL</w:t>
              </w:r>
            </w:ins>
          </w:p>
        </w:tc>
        <w:tc>
          <w:tcPr>
            <w:tcW w:w="4538" w:type="dxa"/>
          </w:tcPr>
          <w:p w14:paraId="20A295AD" w14:textId="77777777" w:rsidR="00A10CB7" w:rsidRDefault="00A10CB7" w:rsidP="00C9240D">
            <w:pPr>
              <w:rPr>
                <w:ins w:id="465" w:author="Nicole Fich" w:date="2018-09-19T11:56:00Z"/>
                <w:b/>
                <w:sz w:val="24"/>
                <w:szCs w:val="24"/>
              </w:rPr>
            </w:pPr>
            <w:ins w:id="466" w:author="Nicole Fich" w:date="2018-09-19T11:56:00Z">
              <w:r>
                <w:rPr>
                  <w:b/>
                  <w:sz w:val="24"/>
                  <w:szCs w:val="24"/>
                </w:rPr>
                <w:t>Clearstream Banking Luxembourg S.A.</w:t>
              </w:r>
            </w:ins>
          </w:p>
        </w:tc>
      </w:tr>
      <w:tr w:rsidR="00A10CB7" w14:paraId="4290A0CD" w14:textId="77777777" w:rsidTr="00C9240D">
        <w:trPr>
          <w:ins w:id="467" w:author="Nicole Fich" w:date="2018-09-19T11:56:00Z"/>
        </w:trPr>
        <w:tc>
          <w:tcPr>
            <w:tcW w:w="4537" w:type="dxa"/>
          </w:tcPr>
          <w:p w14:paraId="0B54C79B" w14:textId="77777777" w:rsidR="00A10CB7" w:rsidRDefault="00A10CB7" w:rsidP="00C9240D">
            <w:pPr>
              <w:rPr>
                <w:ins w:id="468" w:author="Nicole Fich" w:date="2018-09-19T11:56:00Z"/>
                <w:b/>
                <w:sz w:val="24"/>
                <w:szCs w:val="24"/>
              </w:rPr>
            </w:pPr>
            <w:ins w:id="469" w:author="Nicole Fich" w:date="2018-09-19T11:56:00Z">
              <w:r>
                <w:rPr>
                  <w:b/>
                  <w:sz w:val="24"/>
                  <w:szCs w:val="24"/>
                </w:rPr>
                <w:t>GIS</w:t>
              </w:r>
            </w:ins>
          </w:p>
        </w:tc>
        <w:tc>
          <w:tcPr>
            <w:tcW w:w="4538" w:type="dxa"/>
          </w:tcPr>
          <w:p w14:paraId="4E7A3D5B" w14:textId="77777777" w:rsidR="00A10CB7" w:rsidRDefault="00A10CB7" w:rsidP="00C9240D">
            <w:pPr>
              <w:rPr>
                <w:ins w:id="470" w:author="Nicole Fich" w:date="2018-09-19T11:56:00Z"/>
                <w:b/>
                <w:sz w:val="24"/>
                <w:szCs w:val="24"/>
              </w:rPr>
            </w:pPr>
            <w:ins w:id="471" w:author="Nicole Fich" w:date="2018-09-19T11:56:00Z">
              <w:r>
                <w:rPr>
                  <w:b/>
                  <w:sz w:val="24"/>
                  <w:szCs w:val="24"/>
                </w:rPr>
                <w:t>Group Information Security</w:t>
              </w:r>
            </w:ins>
          </w:p>
        </w:tc>
      </w:tr>
    </w:tbl>
    <w:p w14:paraId="726D698C" w14:textId="7A2B30BC" w:rsidR="00E224FB" w:rsidRDefault="00DC2D1F" w:rsidP="00E224FB">
      <w:pPr>
        <w:pStyle w:val="Heading1"/>
      </w:pPr>
      <w:bookmarkStart w:id="472" w:name="_Toc525121584"/>
      <w:r w:rsidRPr="0056488C">
        <w:t>Introduction</w:t>
      </w:r>
      <w:bookmarkEnd w:id="472"/>
    </w:p>
    <w:p w14:paraId="2769415F" w14:textId="38CEFC3E" w:rsidR="00A13D5D" w:rsidRPr="00A13D5D" w:rsidRDefault="00A13D5D" w:rsidP="00A13D5D">
      <w:pPr>
        <w:pStyle w:val="Heading2"/>
      </w:pPr>
      <w:bookmarkStart w:id="473" w:name="_Toc525121585"/>
      <w:r>
        <w:t>Background</w:t>
      </w:r>
      <w:bookmarkEnd w:id="473"/>
    </w:p>
    <w:p w14:paraId="05C9F430" w14:textId="77777777" w:rsidR="00915AC3" w:rsidRDefault="005614FF" w:rsidP="005614FF">
      <w:pPr>
        <w:spacing w:after="0"/>
        <w:rPr>
          <w:ins w:id="474" w:author="Nicole Fich" w:date="2018-09-17T16:08:00Z"/>
        </w:rPr>
      </w:pPr>
      <w:r w:rsidRPr="005614FF">
        <w:rPr>
          <w:iCs/>
        </w:rPr>
        <w:t>Enterpri</w:t>
      </w:r>
      <w:r>
        <w:rPr>
          <w:iCs/>
        </w:rPr>
        <w:t xml:space="preserve">se Architecture Repository of DBAG is dubbed EA Tool or MEGA. The purpose of MEGA is to </w:t>
      </w:r>
      <w:r>
        <w:t>d</w:t>
      </w:r>
      <w:r w:rsidRPr="005614FF">
        <w:t xml:space="preserve">ocument existing functional, application and technology architecture and maintain it </w:t>
      </w:r>
      <w:commentRangeStart w:id="475"/>
      <w:r w:rsidRPr="005614FF">
        <w:t>on high level</w:t>
      </w:r>
      <w:commentRangeEnd w:id="475"/>
      <w:r w:rsidR="00896774">
        <w:rPr>
          <w:rStyle w:val="CommentReference"/>
        </w:rPr>
        <w:commentReference w:id="475"/>
      </w:r>
      <w:r>
        <w:t xml:space="preserve">. </w:t>
      </w:r>
    </w:p>
    <w:p w14:paraId="6E411A36" w14:textId="365BBF87" w:rsidR="00915AC3" w:rsidRDefault="00915AC3" w:rsidP="005614FF">
      <w:pPr>
        <w:spacing w:after="0"/>
        <w:rPr>
          <w:ins w:id="476" w:author="Nicole Fich" w:date="2018-09-17T16:10:00Z"/>
        </w:rPr>
      </w:pPr>
      <w:ins w:id="477" w:author="Nicole Fich" w:date="2018-09-17T16:08:00Z">
        <w:r>
          <w:t xml:space="preserve">Now it is used as an IT </w:t>
        </w:r>
      </w:ins>
      <w:ins w:id="478" w:author="Nicole Fich" w:date="2018-09-17T16:16:00Z">
        <w:r w:rsidR="003C1907">
          <w:t xml:space="preserve">Software </w:t>
        </w:r>
      </w:ins>
      <w:ins w:id="479" w:author="Nicole Fich" w:date="2018-09-17T16:08:00Z">
        <w:r>
          <w:t>Inventory to track IT assets</w:t>
        </w:r>
      </w:ins>
      <w:ins w:id="480" w:author="Nicole Fich" w:date="2018-09-17T16:16:00Z">
        <w:r w:rsidR="003C1907">
          <w:t xml:space="preserve"> (</w:t>
        </w:r>
      </w:ins>
      <w:ins w:id="481" w:author="Nicole Fich" w:date="2018-09-17T16:17:00Z">
        <w:r w:rsidR="003C1907">
          <w:t xml:space="preserve">e.g. </w:t>
        </w:r>
      </w:ins>
      <w:ins w:id="482" w:author="Nicole Fich" w:date="2018-09-17T16:16:00Z">
        <w:r w:rsidR="003C1907">
          <w:t>business applications)</w:t>
        </w:r>
      </w:ins>
      <w:ins w:id="483" w:author="Nicole Fich" w:date="2018-09-17T16:10:00Z">
        <w:r>
          <w:t xml:space="preserve"> on a detailed level</w:t>
        </w:r>
      </w:ins>
      <w:ins w:id="484" w:author="Nicole Fich" w:date="2018-09-17T16:11:00Z">
        <w:r w:rsidR="00D24ED7">
          <w:t xml:space="preserve"> like software installation version, interfaces, etc.</w:t>
        </w:r>
      </w:ins>
      <w:ins w:id="485" w:author="Nicole Fich" w:date="2018-09-17T16:10:00Z">
        <w:r>
          <w:t xml:space="preserve">. </w:t>
        </w:r>
      </w:ins>
    </w:p>
    <w:p w14:paraId="162D9297" w14:textId="7B14F67D" w:rsidR="005614FF" w:rsidRDefault="006E609F" w:rsidP="005614FF">
      <w:pPr>
        <w:spacing w:after="0"/>
      </w:pPr>
      <w:del w:id="486" w:author="Nicole Fich" w:date="2018-09-11T14:18:00Z">
        <w:r w:rsidDel="005B4573">
          <w:delText xml:space="preserve">Mega </w:delText>
        </w:r>
      </w:del>
      <w:ins w:id="487" w:author="Nicole Fich" w:date="2018-09-11T14:18:00Z">
        <w:r w:rsidR="005B4573">
          <w:t xml:space="preserve">MEGA </w:t>
        </w:r>
      </w:ins>
      <w:r w:rsidR="005614FF" w:rsidRPr="005614FF">
        <w:t>provide</w:t>
      </w:r>
      <w:r>
        <w:t>s</w:t>
      </w:r>
      <w:r w:rsidR="005614FF" w:rsidRPr="005614FF">
        <w:t xml:space="preserve"> group-wide visibility into current DBG IT landscape</w:t>
      </w:r>
      <w:ins w:id="488" w:author="Nicole Fich" w:date="2018-09-11T14:20:00Z">
        <w:r w:rsidR="00624282">
          <w:t xml:space="preserve"> (excl. Local Applications)</w:t>
        </w:r>
      </w:ins>
      <w:r w:rsidR="005614FF">
        <w:rPr>
          <w:iCs/>
        </w:rPr>
        <w:t>, support</w:t>
      </w:r>
      <w:r>
        <w:rPr>
          <w:iCs/>
        </w:rPr>
        <w:t>s</w:t>
      </w:r>
      <w:r w:rsidR="005614FF">
        <w:rPr>
          <w:iCs/>
        </w:rPr>
        <w:t xml:space="preserve"> </w:t>
      </w:r>
      <w:r w:rsidR="005614FF" w:rsidRPr="005614FF">
        <w:t>impact analysis for new projects and initiatives</w:t>
      </w:r>
      <w:ins w:id="489" w:author="Nicole Fich" w:date="2018-09-11T14:19:00Z">
        <w:r w:rsidR="00FF7697">
          <w:t>, used as basis for risk assessments on GIS side, information source of application for the iBase (mapping application to servers)</w:t>
        </w:r>
      </w:ins>
      <w:r w:rsidR="005614FF" w:rsidRPr="005614FF">
        <w:t xml:space="preserve"> and </w:t>
      </w:r>
      <w:r>
        <w:t>i</w:t>
      </w:r>
      <w:r w:rsidRPr="005614FF">
        <w:t>dentif</w:t>
      </w:r>
      <w:r>
        <w:t>ies</w:t>
      </w:r>
      <w:r w:rsidRPr="005614FF">
        <w:t xml:space="preserve"> </w:t>
      </w:r>
      <w:r w:rsidR="005614FF" w:rsidRPr="005614FF">
        <w:t>opportunities for consolidations, improvements and re-use</w:t>
      </w:r>
      <w:r w:rsidR="005614FF">
        <w:t>.</w:t>
      </w:r>
    </w:p>
    <w:p w14:paraId="7DAF50E2" w14:textId="77777777" w:rsidR="005614FF" w:rsidRDefault="005614FF" w:rsidP="005614FF">
      <w:pPr>
        <w:spacing w:after="0"/>
      </w:pPr>
    </w:p>
    <w:p w14:paraId="56C9CF4C" w14:textId="594997E8" w:rsidR="00F62885" w:rsidRDefault="005614FF" w:rsidP="005614FF">
      <w:pPr>
        <w:spacing w:after="0"/>
        <w:rPr>
          <w:iCs/>
        </w:rPr>
      </w:pPr>
      <w:r>
        <w:t xml:space="preserve">MEGA </w:t>
      </w:r>
      <w:r w:rsidRPr="005614FF">
        <w:t>runs on the product ITPM (Information Tech</w:t>
      </w:r>
      <w:r>
        <w:t xml:space="preserve">nology Portfolio Managment) </w:t>
      </w:r>
      <w:r w:rsidR="006C5BC2">
        <w:t xml:space="preserve">provided </w:t>
      </w:r>
      <w:r>
        <w:t xml:space="preserve">by </w:t>
      </w:r>
      <w:r w:rsidR="006C5BC2">
        <w:t xml:space="preserve">the </w:t>
      </w:r>
      <w:r>
        <w:t xml:space="preserve">company </w:t>
      </w:r>
      <w:hyperlink r:id="rId21" w:history="1">
        <w:r w:rsidRPr="001072CF">
          <w:rPr>
            <w:rStyle w:val="Hyperlink"/>
          </w:rPr>
          <w:t>www.mega.com</w:t>
        </w:r>
      </w:hyperlink>
      <w:r>
        <w:t xml:space="preserve">. </w:t>
      </w:r>
      <w:r w:rsidRPr="005614FF">
        <w:t>Provision is by access via web</w:t>
      </w:r>
      <w:r>
        <w:t xml:space="preserve"> browser and a GUI based on MEGA</w:t>
      </w:r>
      <w:r w:rsidRPr="005614FF">
        <w:t xml:space="preserve"> p</w:t>
      </w:r>
      <w:r>
        <w:t xml:space="preserve">roprietary "HOPEX" technology. </w:t>
      </w:r>
      <w:r w:rsidRPr="005614FF">
        <w:t xml:space="preserve">Data </w:t>
      </w:r>
      <w:r w:rsidR="006C5BC2">
        <w:t>is</w:t>
      </w:r>
      <w:r w:rsidR="006C5BC2" w:rsidRPr="005614FF">
        <w:t xml:space="preserve"> </w:t>
      </w:r>
      <w:r w:rsidRPr="005614FF">
        <w:t>stored in an Oracle database and on the Applicat</w:t>
      </w:r>
      <w:r w:rsidR="00114EA7">
        <w:t xml:space="preserve">ion Server. </w:t>
      </w:r>
      <w:r w:rsidR="00114EA7">
        <w:br/>
      </w:r>
      <w:r w:rsidR="006C5BC2">
        <w:t>The c</w:t>
      </w:r>
      <w:r w:rsidR="00114EA7">
        <w:t xml:space="preserve">entral entity is </w:t>
      </w:r>
      <w:r w:rsidR="006C5BC2">
        <w:t>an a</w:t>
      </w:r>
      <w:r w:rsidRPr="005614FF">
        <w:t xml:space="preserve">pplication </w:t>
      </w:r>
      <w:r w:rsidR="00114EA7">
        <w:t xml:space="preserve">with its </w:t>
      </w:r>
      <w:r w:rsidR="006C5BC2">
        <w:t>c</w:t>
      </w:r>
      <w:r w:rsidRPr="005614FF">
        <w:t xml:space="preserve">omponents, used </w:t>
      </w:r>
      <w:r w:rsidR="006C5BC2">
        <w:t>t</w:t>
      </w:r>
      <w:r w:rsidRPr="005614FF">
        <w:t xml:space="preserve">echnology, </w:t>
      </w:r>
      <w:r w:rsidR="006C5BC2">
        <w:t>i</w:t>
      </w:r>
      <w:r w:rsidRPr="005614FF">
        <w:t>nterfaces to other</w:t>
      </w:r>
      <w:r w:rsidR="006C5BC2">
        <w:t xml:space="preserve"> application</w:t>
      </w:r>
      <w:r w:rsidRPr="005614FF">
        <w:t>s and data flow</w:t>
      </w:r>
      <w:r w:rsidR="00114EA7">
        <w:t>s</w:t>
      </w:r>
      <w:r w:rsidRPr="005614FF">
        <w:t>.</w:t>
      </w:r>
      <w:r w:rsidR="00BD73C2">
        <w:t xml:space="preserve"> </w:t>
      </w:r>
      <w:r w:rsidR="00483A88">
        <w:t>However,</w:t>
      </w:r>
      <w:r w:rsidR="00114EA7">
        <w:t xml:space="preserve"> MEGA also holds information on L</w:t>
      </w:r>
      <w:r w:rsidR="008747C4">
        <w:t>egal Entities</w:t>
      </w:r>
      <w:ins w:id="490" w:author="Nicole Fich" w:date="2018-09-11T14:18:00Z">
        <w:r w:rsidR="005B4573">
          <w:t xml:space="preserve"> (owning, using)</w:t>
        </w:r>
      </w:ins>
      <w:r w:rsidR="008747C4">
        <w:t>, Product Lines and responsibilities (</w:t>
      </w:r>
      <w:r w:rsidR="00412F90">
        <w:t>I</w:t>
      </w:r>
      <w:r w:rsidR="008747C4">
        <w:t>nformation owner, IT</w:t>
      </w:r>
      <w:ins w:id="491" w:author="Nicole Fich" w:date="2018-09-11T14:18:00Z">
        <w:r w:rsidR="005B4573">
          <w:t xml:space="preserve"> application</w:t>
        </w:r>
      </w:ins>
      <w:r w:rsidR="008747C4">
        <w:t xml:space="preserve"> owner, </w:t>
      </w:r>
      <w:r w:rsidR="00412F90">
        <w:t>B</w:t>
      </w:r>
      <w:r w:rsidR="008747C4">
        <w:t>usiness owner).</w:t>
      </w:r>
    </w:p>
    <w:p w14:paraId="33C4736A" w14:textId="77777777" w:rsidR="00DC2D1F" w:rsidRPr="0056488C" w:rsidRDefault="00DC2D1F" w:rsidP="00A13D5D">
      <w:pPr>
        <w:pStyle w:val="Heading2"/>
      </w:pPr>
      <w:bookmarkStart w:id="492" w:name="_Toc525121586"/>
      <w:r>
        <w:lastRenderedPageBreak/>
        <w:t>Scope of the document</w:t>
      </w:r>
      <w:bookmarkEnd w:id="492"/>
    </w:p>
    <w:p w14:paraId="7ABD2D59" w14:textId="15EEA1A3" w:rsidR="001044EE" w:rsidRPr="00ED62E0" w:rsidRDefault="00DC2D1F" w:rsidP="00802CC7">
      <w:r w:rsidRPr="0083343E">
        <w:t xml:space="preserve">This document </w:t>
      </w:r>
      <w:r w:rsidR="001B14D9">
        <w:t xml:space="preserve">names the major stakeholder and </w:t>
      </w:r>
      <w:r w:rsidRPr="0083343E">
        <w:t>de</w:t>
      </w:r>
      <w:r w:rsidR="001044EE">
        <w:t xml:space="preserve">fines </w:t>
      </w:r>
      <w:r w:rsidR="00617F02">
        <w:t>the main roles &amp; respo</w:t>
      </w:r>
      <w:r w:rsidR="00617F02" w:rsidRPr="00617F02">
        <w:t>n</w:t>
      </w:r>
      <w:r w:rsidR="00617F02">
        <w:t>s</w:t>
      </w:r>
      <w:r w:rsidR="00617F02" w:rsidRPr="00617F02">
        <w:t>ibilities</w:t>
      </w:r>
      <w:r w:rsidR="001044EE">
        <w:t xml:space="preserve"> of</w:t>
      </w:r>
      <w:r w:rsidR="00734595">
        <w:t xml:space="preserve"> </w:t>
      </w:r>
      <w:r w:rsidR="006C5BC2">
        <w:t>a</w:t>
      </w:r>
      <w:r w:rsidR="00734595">
        <w:t>pplication objects</w:t>
      </w:r>
      <w:r w:rsidR="00114EA7">
        <w:t xml:space="preserve"> </w:t>
      </w:r>
      <w:r w:rsidR="005614FF">
        <w:t>in MEGA</w:t>
      </w:r>
      <w:r w:rsidR="001B14D9">
        <w:t xml:space="preserve"> as well as</w:t>
      </w:r>
      <w:r w:rsidR="001044EE">
        <w:t xml:space="preserve"> </w:t>
      </w:r>
      <w:r w:rsidR="00802CC7">
        <w:t xml:space="preserve">the </w:t>
      </w:r>
      <w:r w:rsidR="001044EE">
        <w:t>maint</w:t>
      </w:r>
      <w:r w:rsidR="001B14D9">
        <w:t>enance of data</w:t>
      </w:r>
      <w:r w:rsidR="001044EE">
        <w:t xml:space="preserve"> to assure proper and complete </w:t>
      </w:r>
      <w:r w:rsidR="00802CC7">
        <w:t>information</w:t>
      </w:r>
      <w:r w:rsidR="001044EE">
        <w:t>.</w:t>
      </w:r>
      <w:ins w:id="493" w:author="Nicole Fich" w:date="2018-09-11T14:35:00Z">
        <w:r w:rsidR="009419D5">
          <w:t xml:space="preserve"> Fu</w:t>
        </w:r>
        <w:r w:rsidR="002A5AC6">
          <w:t>rthermore, the processes to add and</w:t>
        </w:r>
        <w:r w:rsidR="009419D5">
          <w:t xml:space="preserve"> delete </w:t>
        </w:r>
        <w:r w:rsidR="002A5AC6">
          <w:t xml:space="preserve">applications are described as well as the </w:t>
        </w:r>
      </w:ins>
      <w:ins w:id="494" w:author="Nicole Fich" w:date="2018-09-20T10:08:00Z">
        <w:r w:rsidR="00BA5B20">
          <w:t xml:space="preserve">implemented </w:t>
        </w:r>
      </w:ins>
      <w:ins w:id="495" w:author="Nicole Fich" w:date="2018-09-11T14:35:00Z">
        <w:r w:rsidR="002A5AC6">
          <w:t>control processes.</w:t>
        </w:r>
      </w:ins>
    </w:p>
    <w:p w14:paraId="06335E13" w14:textId="2978E4FB" w:rsidR="00DC2D1F" w:rsidRDefault="00E224FB" w:rsidP="00A13D5D">
      <w:pPr>
        <w:pStyle w:val="Heading2"/>
      </w:pPr>
      <w:bookmarkStart w:id="496" w:name="_Toc525121587"/>
      <w:r>
        <w:t>Out of scope</w:t>
      </w:r>
      <w:bookmarkEnd w:id="496"/>
    </w:p>
    <w:p w14:paraId="15B36D99" w14:textId="3FEC0432" w:rsidR="00FD618C" w:rsidRDefault="007C2926" w:rsidP="00587180">
      <w:pPr>
        <w:spacing w:line="270" w:lineRule="atLeast"/>
        <w:rPr>
          <w:color w:val="000000" w:themeColor="text1"/>
        </w:rPr>
      </w:pPr>
      <w:r>
        <w:rPr>
          <w:color w:val="000000" w:themeColor="text1"/>
        </w:rPr>
        <w:t xml:space="preserve">The definitions of </w:t>
      </w:r>
      <w:del w:id="497" w:author="Nicole Fich" w:date="2018-09-20T10:05:00Z">
        <w:r w:rsidDel="00D460C2">
          <w:rPr>
            <w:color w:val="000000" w:themeColor="text1"/>
          </w:rPr>
          <w:delText xml:space="preserve">the </w:delText>
        </w:r>
      </w:del>
      <w:ins w:id="498" w:author="Nicole Fich" w:date="2018-09-20T10:05:00Z">
        <w:r w:rsidR="00D460C2">
          <w:rPr>
            <w:color w:val="000000" w:themeColor="text1"/>
          </w:rPr>
          <w:t xml:space="preserve">each </w:t>
        </w:r>
      </w:ins>
      <w:r>
        <w:rPr>
          <w:color w:val="000000" w:themeColor="text1"/>
        </w:rPr>
        <w:t>field</w:t>
      </w:r>
      <w:del w:id="499" w:author="Nicole Fich" w:date="2018-09-20T10:05:00Z">
        <w:r w:rsidDel="00D460C2">
          <w:rPr>
            <w:color w:val="000000" w:themeColor="text1"/>
          </w:rPr>
          <w:delText>s</w:delText>
        </w:r>
      </w:del>
      <w:r>
        <w:rPr>
          <w:color w:val="000000" w:themeColor="text1"/>
        </w:rPr>
        <w:t xml:space="preserve"> in MEGA are not described in this document</w:t>
      </w:r>
      <w:ins w:id="500" w:author="Nicole Fich" w:date="2018-09-20T10:05:00Z">
        <w:r w:rsidR="00D460C2">
          <w:rPr>
            <w:color w:val="000000" w:themeColor="text1"/>
          </w:rPr>
          <w:t xml:space="preserve"> in detail</w:t>
        </w:r>
      </w:ins>
      <w:r>
        <w:rPr>
          <w:color w:val="000000" w:themeColor="text1"/>
        </w:rPr>
        <w:t xml:space="preserve">. These definitions are documented in the Clearing Modelling </w:t>
      </w:r>
      <w:del w:id="501" w:author="Nicole Fich" w:date="2018-09-20T10:05:00Z">
        <w:r w:rsidDel="00D460C2">
          <w:rPr>
            <w:color w:val="000000" w:themeColor="text1"/>
          </w:rPr>
          <w:delText>Guide</w:delText>
        </w:r>
        <w:r w:rsidR="007E64F3" w:rsidDel="00D460C2">
          <w:rPr>
            <w:color w:val="000000" w:themeColor="text1"/>
          </w:rPr>
          <w:delText xml:space="preserve"> </w:delText>
        </w:r>
      </w:del>
      <w:ins w:id="502" w:author="Nicole Fich" w:date="2018-09-20T10:05:00Z">
        <w:r w:rsidR="00D460C2">
          <w:rPr>
            <w:color w:val="000000" w:themeColor="text1"/>
          </w:rPr>
          <w:t xml:space="preserve">Approach </w:t>
        </w:r>
      </w:ins>
      <w:r w:rsidR="007E64F3">
        <w:rPr>
          <w:color w:val="000000" w:themeColor="text1"/>
        </w:rPr>
        <w:t>(see annex)</w:t>
      </w:r>
      <w:r>
        <w:rPr>
          <w:color w:val="000000" w:themeColor="text1"/>
        </w:rPr>
        <w:t>.</w:t>
      </w:r>
      <w:ins w:id="503" w:author="Nicole Fich" w:date="2018-09-20T10:04:00Z">
        <w:r w:rsidR="00072259">
          <w:rPr>
            <w:color w:val="000000" w:themeColor="text1"/>
          </w:rPr>
          <w:t xml:space="preserve"> Furthermore, the details regarding how to add an application etc. are described in the User Manual and Training material.</w:t>
        </w:r>
      </w:ins>
    </w:p>
    <w:p w14:paraId="75437D2E" w14:textId="13C1BF90" w:rsidR="00FD618C" w:rsidRPr="00587180" w:rsidRDefault="00FD618C" w:rsidP="00587180">
      <w:pPr>
        <w:pStyle w:val="Heading1"/>
      </w:pPr>
      <w:bookmarkStart w:id="504" w:name="_Toc525121588"/>
      <w:r w:rsidRPr="00FD618C">
        <w:t xml:space="preserve">Risks </w:t>
      </w:r>
      <w:r>
        <w:t xml:space="preserve">, </w:t>
      </w:r>
      <w:r w:rsidRPr="00FD618C">
        <w:t>Interfaces</w:t>
      </w:r>
      <w:r w:rsidR="00871F94">
        <w:t>,</w:t>
      </w:r>
      <w:r>
        <w:t xml:space="preserve"> </w:t>
      </w:r>
      <w:r w:rsidRPr="00FD618C">
        <w:t>SLA/OLA</w:t>
      </w:r>
      <w:bookmarkEnd w:id="504"/>
      <w:r w:rsidRPr="00FD618C">
        <w:t xml:space="preserve"> </w:t>
      </w:r>
    </w:p>
    <w:p w14:paraId="5D1085A2" w14:textId="2B240119" w:rsidR="00D9161D" w:rsidRDefault="00D9161D" w:rsidP="00587180">
      <w:pPr>
        <w:pStyle w:val="Heading2"/>
      </w:pPr>
      <w:bookmarkStart w:id="505" w:name="_Toc525121589"/>
      <w:commentRangeStart w:id="506"/>
      <w:r>
        <w:t>Risks</w:t>
      </w:r>
      <w:commentRangeEnd w:id="506"/>
      <w:r w:rsidR="00B41FE0">
        <w:rPr>
          <w:rStyle w:val="CommentReference"/>
          <w:b w:val="0"/>
        </w:rPr>
        <w:commentReference w:id="506"/>
      </w:r>
      <w:bookmarkEnd w:id="505"/>
    </w:p>
    <w:p w14:paraId="0AC3FE6B" w14:textId="5AFD5BBC" w:rsidR="00D9161D" w:rsidRDefault="00960EE2" w:rsidP="00587180">
      <w:pPr>
        <w:spacing w:line="270" w:lineRule="atLeast"/>
        <w:ind w:left="851"/>
      </w:pPr>
      <w:r>
        <w:t xml:space="preserve">There could be some </w:t>
      </w:r>
      <w:r w:rsidRPr="00587180">
        <w:rPr>
          <w:u w:val="single"/>
        </w:rPr>
        <w:t>operational risks</w:t>
      </w:r>
      <w:r>
        <w:t xml:space="preserve"> like:</w:t>
      </w:r>
    </w:p>
    <w:p w14:paraId="44B522EC" w14:textId="2E6D34DE" w:rsidR="00960EE2" w:rsidRDefault="00960EE2" w:rsidP="00587180">
      <w:pPr>
        <w:pStyle w:val="ListParagraph"/>
        <w:numPr>
          <w:ilvl w:val="0"/>
          <w:numId w:val="55"/>
        </w:numPr>
        <w:spacing w:line="270" w:lineRule="atLeast"/>
      </w:pPr>
      <w:r>
        <w:t>Server is down</w:t>
      </w:r>
    </w:p>
    <w:p w14:paraId="2E91EE55" w14:textId="6EBBB4E6" w:rsidR="00960EE2" w:rsidRDefault="00960EE2" w:rsidP="00587180">
      <w:pPr>
        <w:pStyle w:val="ListParagraph"/>
        <w:numPr>
          <w:ilvl w:val="0"/>
          <w:numId w:val="55"/>
        </w:numPr>
        <w:spacing w:line="270" w:lineRule="atLeast"/>
      </w:pPr>
      <w:r>
        <w:t>Log-in of User failed</w:t>
      </w:r>
    </w:p>
    <w:p w14:paraId="3217DEFB" w14:textId="6B03D325" w:rsidR="00960EE2" w:rsidRDefault="00960EE2" w:rsidP="00587180">
      <w:pPr>
        <w:pStyle w:val="ListParagraph"/>
        <w:numPr>
          <w:ilvl w:val="0"/>
          <w:numId w:val="55"/>
        </w:numPr>
        <w:spacing w:line="270" w:lineRule="atLeast"/>
      </w:pPr>
      <w:r>
        <w:t>Error by updating system</w:t>
      </w:r>
    </w:p>
    <w:p w14:paraId="0CC8265C" w14:textId="0D07119F" w:rsidR="00960EE2" w:rsidRPr="00960EE2" w:rsidRDefault="00960EE2" w:rsidP="00587180">
      <w:pPr>
        <w:pStyle w:val="ListParagraph"/>
        <w:numPr>
          <w:ilvl w:val="0"/>
          <w:numId w:val="55"/>
        </w:numPr>
        <w:spacing w:line="270" w:lineRule="atLeast"/>
      </w:pPr>
      <w:r>
        <w:t>Maintenance of data – deletion of data, incorrect information, etc.</w:t>
      </w:r>
    </w:p>
    <w:p w14:paraId="1BCB52CD" w14:textId="2BD2DA90" w:rsidR="00D9161D" w:rsidRDefault="00D9161D" w:rsidP="00587180">
      <w:pPr>
        <w:pStyle w:val="Heading2"/>
      </w:pPr>
      <w:bookmarkStart w:id="507" w:name="_Toc525121590"/>
      <w:commentRangeStart w:id="508"/>
      <w:r>
        <w:t>Interfaces</w:t>
      </w:r>
      <w:commentRangeEnd w:id="508"/>
      <w:r w:rsidR="0066400F">
        <w:rPr>
          <w:rStyle w:val="CommentReference"/>
          <w:b w:val="0"/>
        </w:rPr>
        <w:commentReference w:id="508"/>
      </w:r>
      <w:bookmarkEnd w:id="507"/>
    </w:p>
    <w:p w14:paraId="5D170DEC" w14:textId="4842F5BC" w:rsidR="00790022" w:rsidRDefault="00790022" w:rsidP="00587180">
      <w:pPr>
        <w:spacing w:line="270" w:lineRule="atLeast"/>
        <w:ind w:left="851"/>
      </w:pPr>
      <w:r>
        <w:t>There are two existing interfaces at the moment:</w:t>
      </w:r>
    </w:p>
    <w:p w14:paraId="5317968F" w14:textId="1ECE71AC" w:rsidR="00D9161D" w:rsidRPr="00790022" w:rsidRDefault="0046672A" w:rsidP="00587180">
      <w:pPr>
        <w:pStyle w:val="ListParagraph"/>
        <w:numPr>
          <w:ilvl w:val="0"/>
          <w:numId w:val="54"/>
        </w:numPr>
        <w:spacing w:line="270" w:lineRule="atLeast"/>
      </w:pPr>
      <w:r w:rsidRPr="00790022">
        <w:t xml:space="preserve">Daily export of data (as csv.file) to </w:t>
      </w:r>
      <w:del w:id="509" w:author="Nicole Fich" w:date="2018-09-17T16:15:00Z">
        <w:r w:rsidRPr="00790022" w:rsidDel="00D6721D">
          <w:delText>CMDB</w:delText>
        </w:r>
      </w:del>
      <w:ins w:id="510" w:author="Nicole Fich" w:date="2018-09-17T16:15:00Z">
        <w:r w:rsidR="00D6721D" w:rsidRPr="00790022">
          <w:t>CM</w:t>
        </w:r>
        <w:r w:rsidR="00D6721D">
          <w:t>S (iBase)</w:t>
        </w:r>
      </w:ins>
      <w:r w:rsidRPr="00790022">
        <w:t>.</w:t>
      </w:r>
    </w:p>
    <w:p w14:paraId="1A6B522F" w14:textId="39680DB8" w:rsidR="00790022" w:rsidRDefault="00790022" w:rsidP="00587180">
      <w:pPr>
        <w:pStyle w:val="ListParagraph"/>
        <w:numPr>
          <w:ilvl w:val="0"/>
          <w:numId w:val="54"/>
        </w:numPr>
        <w:spacing w:line="270" w:lineRule="atLeast"/>
        <w:rPr>
          <w:ins w:id="511" w:author="Nicole Fich" w:date="2018-09-14T15:02:00Z"/>
        </w:rPr>
      </w:pPr>
      <w:r w:rsidRPr="00790022">
        <w:t>Import of User data (ID, name, email address) to MEGA from LDAP Server for Log-in purposes.</w:t>
      </w:r>
    </w:p>
    <w:p w14:paraId="67E321C9" w14:textId="77777777" w:rsidR="009A3C8E" w:rsidRDefault="009A3C8E">
      <w:pPr>
        <w:pStyle w:val="ListParagraph"/>
        <w:spacing w:line="270" w:lineRule="atLeast"/>
        <w:ind w:left="1211"/>
        <w:rPr>
          <w:ins w:id="512" w:author="Nicole Fich" w:date="2018-09-14T15:00:00Z"/>
        </w:rPr>
        <w:pPrChange w:id="513" w:author="Nicole Fich" w:date="2018-09-14T15:02:00Z">
          <w:pPr>
            <w:pStyle w:val="ListParagraph"/>
            <w:numPr>
              <w:numId w:val="54"/>
            </w:numPr>
            <w:spacing w:line="270" w:lineRule="atLeast"/>
            <w:ind w:left="1211" w:hanging="360"/>
          </w:pPr>
        </w:pPrChange>
      </w:pPr>
    </w:p>
    <w:p w14:paraId="7E8453D7" w14:textId="39B6CCFD" w:rsidR="009A3C8E" w:rsidRDefault="009A3C8E">
      <w:pPr>
        <w:spacing w:line="270" w:lineRule="atLeast"/>
        <w:ind w:left="720"/>
        <w:rPr>
          <w:ins w:id="514" w:author="Nicole Fich" w:date="2018-09-14T15:01:00Z"/>
        </w:rPr>
        <w:pPrChange w:id="515" w:author="Nicole Fich" w:date="2018-09-14T15:02:00Z">
          <w:pPr>
            <w:pStyle w:val="ListParagraph"/>
            <w:numPr>
              <w:numId w:val="54"/>
            </w:numPr>
            <w:spacing w:line="270" w:lineRule="atLeast"/>
            <w:ind w:left="1211" w:hanging="360"/>
          </w:pPr>
        </w:pPrChange>
      </w:pPr>
      <w:ins w:id="516" w:author="Nicole Fich" w:date="2018-09-14T15:01:00Z">
        <w:r>
          <w:rPr>
            <w:noProof/>
          </w:rPr>
          <w:lastRenderedPageBreak/>
          <w:drawing>
            <wp:inline distT="0" distB="0" distL="0" distR="0" wp14:anchorId="20B27CAF" wp14:editId="2098CD5B">
              <wp:extent cx="5768975" cy="2680970"/>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975" cy="2680970"/>
                      </a:xfrm>
                      <a:prstGeom prst="rect">
                        <a:avLst/>
                      </a:prstGeom>
                    </pic:spPr>
                  </pic:pic>
                </a:graphicData>
              </a:graphic>
            </wp:inline>
          </w:drawing>
        </w:r>
      </w:ins>
    </w:p>
    <w:p w14:paraId="34E2D87B" w14:textId="1DDAF99F" w:rsidR="009A3C8E" w:rsidRPr="009A3C8E" w:rsidRDefault="00750156">
      <w:pPr>
        <w:pStyle w:val="Caption"/>
        <w:rPr>
          <w:sz w:val="16"/>
          <w:szCs w:val="16"/>
          <w:lang w:val="en-GB"/>
          <w:rPrChange w:id="517" w:author="Nicole Fich" w:date="2018-09-14T15:02:00Z">
            <w:rPr/>
          </w:rPrChange>
        </w:rPr>
        <w:pPrChange w:id="518" w:author="Nicole Fich" w:date="2018-09-20T14:56:00Z">
          <w:pPr>
            <w:pStyle w:val="ListParagraph"/>
            <w:numPr>
              <w:numId w:val="54"/>
            </w:numPr>
            <w:spacing w:line="270" w:lineRule="atLeast"/>
            <w:ind w:left="1211" w:hanging="360"/>
          </w:pPr>
        </w:pPrChange>
      </w:pPr>
      <w:bookmarkStart w:id="519" w:name="_Toc525219237"/>
      <w:ins w:id="520" w:author="Nicole Fich" w:date="2018-09-20T14:56:00Z">
        <w:r w:rsidRPr="00750156">
          <w:rPr>
            <w:sz w:val="16"/>
            <w:szCs w:val="16"/>
            <w:rPrChange w:id="521" w:author="Nicole Fich" w:date="2018-09-20T14:56:00Z">
              <w:rPr/>
            </w:rPrChange>
          </w:rPr>
          <w:t xml:space="preserve">Figure </w:t>
        </w:r>
        <w:r w:rsidRPr="00750156">
          <w:rPr>
            <w:sz w:val="16"/>
            <w:szCs w:val="16"/>
            <w:rPrChange w:id="522" w:author="Nicole Fich" w:date="2018-09-20T14:56:00Z">
              <w:rPr/>
            </w:rPrChange>
          </w:rPr>
          <w:fldChar w:fldCharType="begin"/>
        </w:r>
        <w:r w:rsidRPr="00750156">
          <w:rPr>
            <w:sz w:val="16"/>
            <w:szCs w:val="16"/>
            <w:rPrChange w:id="523" w:author="Nicole Fich" w:date="2018-09-20T14:56:00Z">
              <w:rPr/>
            </w:rPrChange>
          </w:rPr>
          <w:instrText xml:space="preserve"> SEQ Figure \* ARABIC </w:instrText>
        </w:r>
      </w:ins>
      <w:r w:rsidRPr="00750156">
        <w:rPr>
          <w:sz w:val="16"/>
          <w:szCs w:val="16"/>
          <w:rPrChange w:id="524" w:author="Nicole Fich" w:date="2018-09-20T14:56:00Z">
            <w:rPr/>
          </w:rPrChange>
        </w:rPr>
        <w:fldChar w:fldCharType="separate"/>
      </w:r>
      <w:ins w:id="525" w:author="Nicole Fich" w:date="2018-09-20T15:04:00Z">
        <w:r w:rsidR="006D6DCD">
          <w:rPr>
            <w:noProof/>
            <w:sz w:val="16"/>
            <w:szCs w:val="16"/>
          </w:rPr>
          <w:t>1</w:t>
        </w:r>
      </w:ins>
      <w:ins w:id="526" w:author="Nicole Fich" w:date="2018-09-20T14:56:00Z">
        <w:r w:rsidRPr="00750156">
          <w:rPr>
            <w:sz w:val="16"/>
            <w:szCs w:val="16"/>
            <w:rPrChange w:id="527" w:author="Nicole Fich" w:date="2018-09-20T14:56:00Z">
              <w:rPr/>
            </w:rPrChange>
          </w:rPr>
          <w:fldChar w:fldCharType="end"/>
        </w:r>
        <w:r w:rsidRPr="00750156">
          <w:rPr>
            <w:sz w:val="16"/>
            <w:szCs w:val="16"/>
            <w:rPrChange w:id="528" w:author="Nicole Fich" w:date="2018-09-20T14:56:00Z">
              <w:rPr/>
            </w:rPrChange>
          </w:rPr>
          <w:t>:</w:t>
        </w:r>
        <w:r>
          <w:t xml:space="preserve"> </w:t>
        </w:r>
      </w:ins>
      <w:ins w:id="529" w:author="Nicole Fich" w:date="2018-09-14T15:01:00Z">
        <w:r w:rsidR="009A3C8E" w:rsidRPr="009A3C8E">
          <w:rPr>
            <w:sz w:val="16"/>
            <w:szCs w:val="16"/>
            <w:rPrChange w:id="530" w:author="Nicole Fich" w:date="2018-09-14T15:02:00Z">
              <w:rPr/>
            </w:rPrChange>
          </w:rPr>
          <w:t xml:space="preserve"> Screenshot of comprehensive overview </w:t>
        </w:r>
      </w:ins>
      <w:ins w:id="531" w:author="Nicole Fich" w:date="2018-09-14T15:02:00Z">
        <w:r w:rsidR="009A3C8E" w:rsidRPr="009A3C8E">
          <w:rPr>
            <w:sz w:val="16"/>
            <w:szCs w:val="16"/>
            <w:rPrChange w:id="532" w:author="Nicole Fich" w:date="2018-09-14T15:02:00Z">
              <w:rPr/>
            </w:rPrChange>
          </w:rPr>
          <w:t>–</w:t>
        </w:r>
      </w:ins>
      <w:ins w:id="533" w:author="Nicole Fich" w:date="2018-09-14T15:01:00Z">
        <w:r w:rsidR="009A3C8E" w:rsidRPr="009A3C8E">
          <w:rPr>
            <w:sz w:val="16"/>
            <w:szCs w:val="16"/>
            <w:rPrChange w:id="534" w:author="Nicole Fich" w:date="2018-09-14T15:02:00Z">
              <w:rPr/>
            </w:rPrChange>
          </w:rPr>
          <w:t xml:space="preserve"> core </w:t>
        </w:r>
      </w:ins>
      <w:ins w:id="535" w:author="Nicole Fich" w:date="2018-09-14T15:02:00Z">
        <w:r w:rsidR="009A3C8E" w:rsidRPr="009A3C8E">
          <w:rPr>
            <w:sz w:val="16"/>
            <w:szCs w:val="16"/>
            <w:rPrChange w:id="536" w:author="Nicole Fich" w:date="2018-09-14T15:02:00Z">
              <w:rPr/>
            </w:rPrChange>
          </w:rPr>
          <w:t>SW &amp; HW inventories &amp; processes (as of 14.09.2018)</w:t>
        </w:r>
      </w:ins>
      <w:bookmarkEnd w:id="519"/>
      <w:ins w:id="537" w:author="Nicole Fich" w:date="2018-09-14T15:01:00Z">
        <w:r w:rsidR="009A3C8E" w:rsidRPr="009A3C8E">
          <w:rPr>
            <w:sz w:val="16"/>
            <w:szCs w:val="16"/>
            <w:rPrChange w:id="538" w:author="Nicole Fich" w:date="2018-09-14T15:02:00Z">
              <w:rPr/>
            </w:rPrChange>
          </w:rPr>
          <w:t xml:space="preserve"> </w:t>
        </w:r>
      </w:ins>
    </w:p>
    <w:p w14:paraId="226C8EA8" w14:textId="5B5877AD" w:rsidR="00D9161D" w:rsidRDefault="00D9161D" w:rsidP="00587180">
      <w:pPr>
        <w:pStyle w:val="Heading2"/>
      </w:pPr>
      <w:bookmarkStart w:id="539" w:name="_Toc525121591"/>
      <w:commentRangeStart w:id="540"/>
      <w:r>
        <w:t>SLA/OLA</w:t>
      </w:r>
      <w:commentRangeEnd w:id="540"/>
      <w:r w:rsidR="00C44B92">
        <w:rPr>
          <w:rStyle w:val="CommentReference"/>
          <w:b w:val="0"/>
        </w:rPr>
        <w:commentReference w:id="540"/>
      </w:r>
      <w:bookmarkEnd w:id="539"/>
    </w:p>
    <w:p w14:paraId="5C44C57D" w14:textId="68D92BD9" w:rsidR="00FD618C" w:rsidRDefault="00790022" w:rsidP="00587180">
      <w:pPr>
        <w:spacing w:line="270" w:lineRule="atLeast"/>
        <w:ind w:left="851"/>
        <w:rPr>
          <w:color w:val="000000" w:themeColor="text1"/>
        </w:rPr>
      </w:pPr>
      <w:r>
        <w:t>There are currently no SLA/OLA between the Products and MEGA application owner Corporate Systems as well as Legal Entities</w:t>
      </w:r>
      <w:r w:rsidR="00D9161D">
        <w:t>.</w:t>
      </w:r>
    </w:p>
    <w:p w14:paraId="516F612E" w14:textId="77777777" w:rsidR="00F8599B" w:rsidRDefault="00F8599B">
      <w:pPr>
        <w:spacing w:line="276" w:lineRule="auto"/>
        <w:rPr>
          <w:rFonts w:eastAsiaTheme="majorEastAsia"/>
          <w:b/>
          <w:sz w:val="24"/>
        </w:rPr>
      </w:pPr>
      <w:r>
        <w:rPr>
          <w:rFonts w:eastAsiaTheme="majorEastAsia"/>
        </w:rPr>
        <w:br w:type="page"/>
      </w:r>
    </w:p>
    <w:p w14:paraId="40B10F57" w14:textId="2EDD1D4F" w:rsidR="000B2187" w:rsidRPr="000B2187" w:rsidRDefault="000B2187" w:rsidP="000B2187">
      <w:pPr>
        <w:pStyle w:val="Heading1"/>
      </w:pPr>
      <w:bookmarkStart w:id="541" w:name="_Toc525121592"/>
      <w:r w:rsidRPr="000B2187">
        <w:rPr>
          <w:rFonts w:eastAsiaTheme="majorEastAsia"/>
        </w:rPr>
        <w:lastRenderedPageBreak/>
        <w:t xml:space="preserve">Overview of </w:t>
      </w:r>
      <w:r w:rsidR="00647217" w:rsidRPr="000B2187">
        <w:rPr>
          <w:rFonts w:eastAsiaTheme="majorEastAsia"/>
        </w:rPr>
        <w:t xml:space="preserve">roles &amp; responsibilities </w:t>
      </w:r>
      <w:del w:id="542" w:author="Nicole Fich" w:date="2018-09-19T12:05:00Z">
        <w:r w:rsidR="00647217" w:rsidDel="00CE3816">
          <w:rPr>
            <w:rFonts w:eastAsiaTheme="majorEastAsia"/>
          </w:rPr>
          <w:delText xml:space="preserve">and </w:delText>
        </w:r>
        <w:r w:rsidRPr="000B2187" w:rsidDel="00CE3816">
          <w:rPr>
            <w:rFonts w:eastAsiaTheme="majorEastAsia"/>
          </w:rPr>
          <w:delText>process</w:delText>
        </w:r>
        <w:r w:rsidR="009F5333" w:rsidDel="00CE3816">
          <w:rPr>
            <w:rFonts w:eastAsiaTheme="majorEastAsia"/>
          </w:rPr>
          <w:delText>es</w:delText>
        </w:r>
        <w:bookmarkEnd w:id="541"/>
        <w:r w:rsidRPr="000B2187" w:rsidDel="00CE3816">
          <w:delText xml:space="preserve"> </w:delText>
        </w:r>
      </w:del>
    </w:p>
    <w:p w14:paraId="34B1C222" w14:textId="34049F99" w:rsidR="000B2187" w:rsidRDefault="006353EA" w:rsidP="00EE3D58">
      <w:r w:rsidRPr="006353EA">
        <w:t>The main roles and responsibilities</w:t>
      </w:r>
      <w:r w:rsidR="009F5333">
        <w:t xml:space="preserve"> </w:t>
      </w:r>
      <w:del w:id="543" w:author="Nicole Fich" w:date="2018-09-19T12:05:00Z">
        <w:r w:rsidR="009F5333" w:rsidDel="00CE3816">
          <w:delText>as well as processes</w:delText>
        </w:r>
        <w:r w:rsidRPr="006353EA" w:rsidDel="00CE3816">
          <w:delText xml:space="preserve"> </w:delText>
        </w:r>
      </w:del>
      <w:r w:rsidRPr="006353EA">
        <w:t>in MEG</w:t>
      </w:r>
      <w:r>
        <w:t>A are described in this</w:t>
      </w:r>
      <w:r w:rsidRPr="006353EA">
        <w:t xml:space="preserve"> chapter.</w:t>
      </w:r>
    </w:p>
    <w:p w14:paraId="0BA3C87F" w14:textId="77777777" w:rsidR="00FD618C" w:rsidRPr="00E86B83" w:rsidRDefault="00FD618C" w:rsidP="00587180">
      <w:pPr>
        <w:pStyle w:val="Heading2"/>
      </w:pPr>
      <w:bookmarkStart w:id="544" w:name="_Toc525121593"/>
      <w:r>
        <w:t xml:space="preserve">Major </w:t>
      </w:r>
      <w:r w:rsidRPr="00E86B83">
        <w:t>Stakeholder</w:t>
      </w:r>
      <w:r>
        <w:t>s</w:t>
      </w:r>
      <w:bookmarkEnd w:id="544"/>
    </w:p>
    <w:p w14:paraId="254F5FA5" w14:textId="28E8C28C" w:rsidR="00FD618C" w:rsidRPr="00224896" w:rsidRDefault="00FD618C" w:rsidP="00FD618C">
      <w:r w:rsidRPr="00224896">
        <w:t>The Enterprise Architecture Repository of DBAG</w:t>
      </w:r>
      <w:r>
        <w:t xml:space="preserve"> (MEGA) is used by the following parties:</w:t>
      </w:r>
    </w:p>
    <w:p w14:paraId="7114F68F" w14:textId="50B43020" w:rsidR="00FD618C" w:rsidRPr="005D2BBA" w:rsidRDefault="00FD618C" w:rsidP="00FD618C">
      <w:pPr>
        <w:pStyle w:val="ListParagraph"/>
        <w:numPr>
          <w:ilvl w:val="0"/>
          <w:numId w:val="32"/>
        </w:numPr>
      </w:pPr>
      <w:r w:rsidRPr="00A00AFB">
        <w:t>Product management of 15 products</w:t>
      </w:r>
      <w:ins w:id="545" w:author="Nicole Fich" w:date="2018-09-11T13:56:00Z">
        <w:r w:rsidR="008103D0">
          <w:rPr>
            <w:rStyle w:val="FootnoteReference"/>
          </w:rPr>
          <w:footnoteReference w:id="1"/>
        </w:r>
      </w:ins>
      <w:r w:rsidRPr="00A00AFB">
        <w:t xml:space="preserve"> represented by Product Co-Leads (Technology, Business) </w:t>
      </w:r>
      <w:del w:id="552" w:author="Nicole Fich" w:date="2018-09-17T16:22:00Z">
        <w:r w:rsidRPr="00A00AFB" w:rsidDel="00D9589F">
          <w:delText xml:space="preserve">(see figure  on the right side) </w:delText>
        </w:r>
      </w:del>
      <w:r w:rsidRPr="005D2BBA">
        <w:t>(see figure</w:t>
      </w:r>
      <w:r>
        <w:t xml:space="preserve"> 3</w:t>
      </w:r>
      <w:r w:rsidRPr="005D2BBA">
        <w:t xml:space="preserve"> below)</w:t>
      </w:r>
    </w:p>
    <w:p w14:paraId="4C43BFF0" w14:textId="673E4438" w:rsidR="00FD618C" w:rsidRPr="000B2187" w:rsidRDefault="00FD618C" w:rsidP="005A0130">
      <w:pPr>
        <w:pStyle w:val="ListParagraph"/>
        <w:numPr>
          <w:ilvl w:val="0"/>
          <w:numId w:val="32"/>
        </w:numPr>
      </w:pPr>
      <w:r w:rsidRPr="000B2187">
        <w:t xml:space="preserve">Group </w:t>
      </w:r>
      <w:ins w:id="553" w:author="Nicole Fich" w:date="2018-09-10T14:40:00Z">
        <w:r w:rsidR="005A0130">
          <w:t xml:space="preserve">Information </w:t>
        </w:r>
      </w:ins>
      <w:r w:rsidRPr="000B2187">
        <w:t>Security</w:t>
      </w:r>
      <w:ins w:id="554" w:author="Nicole Fich" w:date="2018-09-10T14:40:00Z">
        <w:r w:rsidR="005A0130">
          <w:t xml:space="preserve"> (</w:t>
        </w:r>
      </w:ins>
      <w:del w:id="555" w:author="Nicole Fich" w:date="2018-09-10T14:40:00Z">
        <w:r w:rsidRPr="000B2187" w:rsidDel="005A0130">
          <w:delText xml:space="preserve"> </w:delText>
        </w:r>
      </w:del>
      <w:ins w:id="556" w:author="Nicole Fich" w:date="2018-09-10T14:40:00Z">
        <w:r w:rsidR="005A0130" w:rsidRPr="005A0130">
          <w:t>IS Governance &amp; Risk</w:t>
        </w:r>
        <w:r w:rsidR="005A0130">
          <w:t>)</w:t>
        </w:r>
      </w:ins>
      <w:del w:id="557" w:author="Unknown">
        <w:r w:rsidRPr="005A0130" w:rsidDel="005A0130">
          <w:delText>/</w:delText>
        </w:r>
      </w:del>
      <w:del w:id="558" w:author="Nicole Fich" w:date="2018-09-10T14:40:00Z">
        <w:r w:rsidRPr="000B2187" w:rsidDel="005A0130">
          <w:delText xml:space="preserve"> GS </w:delText>
        </w:r>
      </w:del>
    </w:p>
    <w:p w14:paraId="5E273AEB" w14:textId="7130944B" w:rsidR="00FD618C" w:rsidRPr="000B2187" w:rsidRDefault="00FD618C" w:rsidP="00FD618C">
      <w:pPr>
        <w:pStyle w:val="ListParagraph"/>
        <w:numPr>
          <w:ilvl w:val="0"/>
          <w:numId w:val="32"/>
        </w:numPr>
      </w:pPr>
      <w:r w:rsidRPr="000B2187">
        <w:t>Legal Entities</w:t>
      </w:r>
      <w:ins w:id="559" w:author="Nicole Fich" w:date="2018-09-11T14:04:00Z">
        <w:r w:rsidR="007E46BC">
          <w:rPr>
            <w:rStyle w:val="FootnoteReference"/>
          </w:rPr>
          <w:footnoteReference w:id="2"/>
        </w:r>
      </w:ins>
      <w:r w:rsidRPr="000B2187">
        <w:t>:</w:t>
      </w:r>
      <w:r>
        <w:t xml:space="preserve"> focus on banking-regulated</w:t>
      </w:r>
      <w:r w:rsidRPr="000B2187">
        <w:t xml:space="preserve"> ECAG, CBF, CBL represented by CTOs</w:t>
      </w:r>
      <w:r>
        <w:t xml:space="preserve"> or deputies</w:t>
      </w:r>
    </w:p>
    <w:p w14:paraId="220C3652" w14:textId="77777777" w:rsidR="00FD618C" w:rsidRDefault="00FD618C" w:rsidP="00FD618C">
      <w:pPr>
        <w:pStyle w:val="ListParagraph"/>
        <w:numPr>
          <w:ilvl w:val="0"/>
          <w:numId w:val="32"/>
        </w:numPr>
      </w:pPr>
      <w:r w:rsidRPr="000B2187">
        <w:t xml:space="preserve">Corporate Systems </w:t>
      </w:r>
      <w:r>
        <w:t xml:space="preserve">as operating the Application MEGA </w:t>
      </w:r>
    </w:p>
    <w:p w14:paraId="32C88A64" w14:textId="77777777" w:rsidR="00FD618C" w:rsidRPr="000B2187" w:rsidRDefault="00FD618C" w:rsidP="00FD618C">
      <w:pPr>
        <w:pStyle w:val="ListParagraph"/>
        <w:numPr>
          <w:ilvl w:val="0"/>
          <w:numId w:val="32"/>
        </w:numPr>
      </w:pPr>
      <w:r>
        <w:t xml:space="preserve">IT Infrastructure </w:t>
      </w:r>
    </w:p>
    <w:p w14:paraId="5271FF5C" w14:textId="77777777" w:rsidR="00FD618C" w:rsidRPr="000B2187" w:rsidRDefault="00FD618C" w:rsidP="00FD618C">
      <w:pPr>
        <w:pStyle w:val="ListParagraph"/>
        <w:numPr>
          <w:ilvl w:val="0"/>
          <w:numId w:val="32"/>
        </w:numPr>
      </w:pPr>
      <w:r>
        <w:rPr>
          <w:noProof/>
          <w:u w:val="single"/>
        </w:rPr>
        <mc:AlternateContent>
          <mc:Choice Requires="wps">
            <w:drawing>
              <wp:anchor distT="0" distB="0" distL="114300" distR="114300" simplePos="0" relativeHeight="251686912" behindDoc="0" locked="0" layoutInCell="1" allowOverlap="1" wp14:anchorId="4857BFFB" wp14:editId="696CDA18">
                <wp:simplePos x="0" y="0"/>
                <wp:positionH relativeFrom="column">
                  <wp:posOffset>18415</wp:posOffset>
                </wp:positionH>
                <wp:positionV relativeFrom="paragraph">
                  <wp:posOffset>668528</wp:posOffset>
                </wp:positionV>
                <wp:extent cx="5215255" cy="3972154"/>
                <wp:effectExtent l="0" t="0" r="23495" b="28575"/>
                <wp:wrapNone/>
                <wp:docPr id="23" name="Rectangle 23"/>
                <wp:cNvGraphicFramePr/>
                <a:graphic xmlns:a="http://schemas.openxmlformats.org/drawingml/2006/main">
                  <a:graphicData uri="http://schemas.microsoft.com/office/word/2010/wordprocessingShape">
                    <wps:wsp>
                      <wps:cNvSpPr/>
                      <wps:spPr>
                        <a:xfrm>
                          <a:off x="0" y="0"/>
                          <a:ext cx="5215255" cy="39721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70BA2" id="Rectangle 23" o:spid="_x0000_s1026" style="position:absolute;margin-left:1.45pt;margin-top:52.65pt;width:410.65pt;height:312.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" filled="f" strokecolor="black [3213]" strokeweight="1pt"/>
            </w:pict>
          </mc:Fallback>
        </mc:AlternateContent>
      </w:r>
      <w:r w:rsidRPr="000B2187">
        <w:t xml:space="preserve">Information Owner (see </w:t>
      </w:r>
      <w:hyperlink r:id="rId23" w:history="1">
        <w:r w:rsidRPr="000B2187">
          <w:rPr>
            <w:rStyle w:val="Hyperlink"/>
          </w:rPr>
          <w:t>http://intranet.deutsche-boerse.de/INTRANET/departments/gis.nsf/0/5F585F612681D0F6C12576CE00537FA0/$file/Information%20Owners%20201706.pdf</w:t>
        </w:r>
      </w:hyperlink>
      <w:r w:rsidRPr="000B2187">
        <w:t>)</w:t>
      </w:r>
    </w:p>
    <w:p w14:paraId="7A5E4EE0" w14:textId="054DC8C1" w:rsidR="00FD618C" w:rsidRDefault="000D37F5" w:rsidP="00FD618C">
      <w:pPr>
        <w:ind w:left="360"/>
        <w:rPr>
          <w:b/>
          <w:sz w:val="16"/>
          <w:szCs w:val="16"/>
        </w:rPr>
      </w:pPr>
      <w:r>
        <w:rPr>
          <w:noProof/>
        </w:rPr>
        <w:drawing>
          <wp:inline distT="0" distB="0" distL="0" distR="0" wp14:anchorId="2CFF077A" wp14:editId="2E69325F">
            <wp:extent cx="3680383" cy="389914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180" cy="3902104"/>
                    </a:xfrm>
                    <a:prstGeom prst="rect">
                      <a:avLst/>
                    </a:prstGeom>
                  </pic:spPr>
                </pic:pic>
              </a:graphicData>
            </a:graphic>
          </wp:inline>
        </w:drawing>
      </w:r>
      <w:r w:rsidR="00FD618C">
        <w:rPr>
          <w:noProof/>
          <w:u w:val="single"/>
        </w:rPr>
        <mc:AlternateContent>
          <mc:Choice Requires="wps">
            <w:drawing>
              <wp:anchor distT="0" distB="0" distL="114300" distR="114300" simplePos="0" relativeHeight="251685888" behindDoc="0" locked="0" layoutInCell="1" allowOverlap="1" wp14:anchorId="6DE07DEB" wp14:editId="584B8EF7">
                <wp:simplePos x="0" y="0"/>
                <wp:positionH relativeFrom="column">
                  <wp:posOffset>59690</wp:posOffset>
                </wp:positionH>
                <wp:positionV relativeFrom="paragraph">
                  <wp:posOffset>35560</wp:posOffset>
                </wp:positionV>
                <wp:extent cx="5215255" cy="2347671"/>
                <wp:effectExtent l="0" t="0" r="0" b="0"/>
                <wp:wrapNone/>
                <wp:docPr id="24" name="Rectangle 24"/>
                <wp:cNvGraphicFramePr/>
                <a:graphic xmlns:a="http://schemas.openxmlformats.org/drawingml/2006/main">
                  <a:graphicData uri="http://schemas.microsoft.com/office/word/2010/wordprocessingShape">
                    <wps:wsp>
                      <wps:cNvSpPr/>
                      <wps:spPr>
                        <a:xfrm>
                          <a:off x="0" y="0"/>
                          <a:ext cx="5215255" cy="2347671"/>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9308D" id="Rectangle 24" o:spid="_x0000_s1026" style="position:absolute;margin-left:4.7pt;margin-top:2.8pt;width:410.65pt;height:18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" filled="f" stroked="f" strokeweight="1pt"/>
            </w:pict>
          </mc:Fallback>
        </mc:AlternateContent>
      </w:r>
    </w:p>
    <w:p w14:paraId="6F8E7BEE" w14:textId="36C46D83" w:rsidR="00750156" w:rsidRDefault="00750156">
      <w:pPr>
        <w:pStyle w:val="Caption"/>
        <w:keepNext/>
        <w:rPr>
          <w:ins w:id="565" w:author="Nicole Fich" w:date="2018-09-20T14:53:00Z"/>
        </w:rPr>
        <w:pPrChange w:id="566" w:author="Nicole Fich" w:date="2018-09-20T14:53:00Z">
          <w:pPr>
            <w:pStyle w:val="Caption"/>
          </w:pPr>
        </w:pPrChange>
      </w:pPr>
      <w:bookmarkStart w:id="567" w:name="_Toc525219238"/>
      <w:ins w:id="568" w:author="Nicole Fich" w:date="2018-09-20T14:53:00Z">
        <w:r w:rsidRPr="00750156">
          <w:rPr>
            <w:sz w:val="16"/>
            <w:szCs w:val="16"/>
            <w:rPrChange w:id="569" w:author="Nicole Fich" w:date="2018-09-20T14:54:00Z">
              <w:rPr/>
            </w:rPrChange>
          </w:rPr>
          <w:lastRenderedPageBreak/>
          <w:t xml:space="preserve">Figure </w:t>
        </w:r>
        <w:r w:rsidRPr="00750156">
          <w:rPr>
            <w:sz w:val="16"/>
            <w:szCs w:val="16"/>
            <w:rPrChange w:id="570" w:author="Nicole Fich" w:date="2018-09-20T14:54:00Z">
              <w:rPr/>
            </w:rPrChange>
          </w:rPr>
          <w:fldChar w:fldCharType="begin"/>
        </w:r>
        <w:r w:rsidRPr="00750156">
          <w:rPr>
            <w:sz w:val="16"/>
            <w:szCs w:val="16"/>
            <w:rPrChange w:id="571" w:author="Nicole Fich" w:date="2018-09-20T14:54:00Z">
              <w:rPr/>
            </w:rPrChange>
          </w:rPr>
          <w:instrText xml:space="preserve"> SEQ Figure \* ARABIC </w:instrText>
        </w:r>
      </w:ins>
      <w:r w:rsidRPr="00750156">
        <w:rPr>
          <w:sz w:val="16"/>
          <w:szCs w:val="16"/>
          <w:rPrChange w:id="572" w:author="Nicole Fich" w:date="2018-09-20T14:54:00Z">
            <w:rPr/>
          </w:rPrChange>
        </w:rPr>
        <w:fldChar w:fldCharType="separate"/>
      </w:r>
      <w:ins w:id="573" w:author="Nicole Fich" w:date="2018-09-20T15:04:00Z">
        <w:r w:rsidR="006D6DCD">
          <w:rPr>
            <w:noProof/>
            <w:sz w:val="16"/>
            <w:szCs w:val="16"/>
          </w:rPr>
          <w:t>2</w:t>
        </w:r>
      </w:ins>
      <w:ins w:id="574" w:author="Nicole Fich" w:date="2018-09-20T14:53:00Z">
        <w:r w:rsidRPr="00750156">
          <w:rPr>
            <w:sz w:val="16"/>
            <w:szCs w:val="16"/>
            <w:rPrChange w:id="575" w:author="Nicole Fich" w:date="2018-09-20T14:54:00Z">
              <w:rPr/>
            </w:rPrChange>
          </w:rPr>
          <w:fldChar w:fldCharType="end"/>
        </w:r>
      </w:ins>
      <w:ins w:id="576" w:author="Nicole Fich" w:date="2018-09-20T14:54:00Z">
        <w:r w:rsidRPr="00750156">
          <w:rPr>
            <w:sz w:val="16"/>
            <w:szCs w:val="16"/>
            <w:rPrChange w:id="577" w:author="Nicole Fich" w:date="2018-09-20T14:54:00Z">
              <w:rPr/>
            </w:rPrChange>
          </w:rPr>
          <w:t>:</w:t>
        </w:r>
        <w:r>
          <w:t xml:space="preserve"> </w:t>
        </w:r>
        <w:r w:rsidRPr="000B2187">
          <w:rPr>
            <w:sz w:val="16"/>
            <w:szCs w:val="16"/>
          </w:rPr>
          <w:t>MEGA product contacts</w:t>
        </w:r>
        <w:r>
          <w:rPr>
            <w:sz w:val="16"/>
            <w:szCs w:val="16"/>
          </w:rPr>
          <w:t xml:space="preserve"> as of 29.08.2018</w:t>
        </w:r>
      </w:ins>
      <w:bookmarkEnd w:id="567"/>
    </w:p>
    <w:p w14:paraId="0F04DB24" w14:textId="09C30160" w:rsidR="00FD618C" w:rsidDel="005B4939" w:rsidRDefault="00FD618C" w:rsidP="00FD618C">
      <w:pPr>
        <w:rPr>
          <w:del w:id="578" w:author="Nicole Fich" w:date="2018-09-17T14:33:00Z"/>
          <w:sz w:val="16"/>
          <w:szCs w:val="16"/>
        </w:rPr>
      </w:pPr>
      <w:del w:id="579" w:author="Nicole Fich" w:date="2018-09-20T14:56:00Z">
        <w:r w:rsidRPr="000B2187" w:rsidDel="00750156">
          <w:rPr>
            <w:b/>
            <w:sz w:val="16"/>
            <w:szCs w:val="16"/>
          </w:rPr>
          <w:delText xml:space="preserve">Figure </w:delText>
        </w:r>
        <w:r w:rsidDel="00750156">
          <w:rPr>
            <w:b/>
            <w:sz w:val="16"/>
            <w:szCs w:val="16"/>
          </w:rPr>
          <w:delText xml:space="preserve">3: </w:delText>
        </w:r>
        <w:r w:rsidRPr="000B2187" w:rsidDel="00750156">
          <w:rPr>
            <w:sz w:val="16"/>
            <w:szCs w:val="16"/>
          </w:rPr>
          <w:delText>MEGA product contacts</w:delText>
        </w:r>
        <w:r w:rsidDel="00750156">
          <w:rPr>
            <w:sz w:val="16"/>
            <w:szCs w:val="16"/>
          </w:rPr>
          <w:delText xml:space="preserve"> as of </w:delText>
        </w:r>
        <w:r w:rsidR="000D37F5" w:rsidDel="00750156">
          <w:rPr>
            <w:sz w:val="16"/>
            <w:szCs w:val="16"/>
          </w:rPr>
          <w:delText>29.08.</w:delText>
        </w:r>
        <w:r w:rsidDel="00750156">
          <w:rPr>
            <w:sz w:val="16"/>
            <w:szCs w:val="16"/>
          </w:rPr>
          <w:delText>2018</w:delText>
        </w:r>
      </w:del>
    </w:p>
    <w:p w14:paraId="5EDD68E1" w14:textId="19187035" w:rsidR="001A2627" w:rsidRPr="001E41B4" w:rsidDel="00750156" w:rsidRDefault="001A2627">
      <w:pPr>
        <w:rPr>
          <w:del w:id="580" w:author="Nicole Fich" w:date="2018-09-20T14:56:00Z"/>
          <w:b/>
          <w:sz w:val="24"/>
        </w:rPr>
        <w:pPrChange w:id="581" w:author="Nicole Fich" w:date="2018-09-17T14:33:00Z">
          <w:pPr>
            <w:spacing w:line="276" w:lineRule="auto"/>
          </w:pPr>
        </w:pPrChange>
      </w:pPr>
      <w:del w:id="582" w:author="Nicole Fich" w:date="2018-09-17T14:32:00Z">
        <w:r w:rsidRPr="001E41B4" w:rsidDel="00760CE2">
          <w:br w:type="page"/>
        </w:r>
      </w:del>
    </w:p>
    <w:p w14:paraId="25ED7212" w14:textId="1F4BCF1F" w:rsidR="0087163A" w:rsidRDefault="000B2187" w:rsidP="0087163A">
      <w:pPr>
        <w:pStyle w:val="Heading2"/>
      </w:pPr>
      <w:bookmarkStart w:id="583" w:name="_Toc525121594"/>
      <w:r>
        <w:lastRenderedPageBreak/>
        <w:t>General roles &amp; responsibilities</w:t>
      </w:r>
      <w:bookmarkEnd w:id="583"/>
    </w:p>
    <w:p w14:paraId="392FCFAB" w14:textId="64EEAFC7" w:rsidR="0087163A" w:rsidRDefault="00915153" w:rsidP="0087163A">
      <w:ins w:id="584" w:author="Nicole Fich" w:date="2018-09-10T16:56:00Z">
        <w:r>
          <w:t>The 15 Products</w:t>
        </w:r>
      </w:ins>
      <w:ins w:id="585" w:author="Nicole Fich" w:date="2018-09-11T13:54:00Z">
        <w:r>
          <w:rPr>
            <w:rStyle w:val="FootnoteReference"/>
          </w:rPr>
          <w:footnoteReference w:id="3"/>
        </w:r>
        <w:r>
          <w:t xml:space="preserve"> </w:t>
        </w:r>
      </w:ins>
      <w:ins w:id="593" w:author="Nicole Fich" w:date="2018-09-10T16:56:00Z">
        <w:r w:rsidR="0087163A">
          <w:t xml:space="preserve">execute defined processes (add, delete, maintain – excl. risk attributes). </w:t>
        </w:r>
      </w:ins>
      <w:ins w:id="594" w:author="Nicole Fich" w:date="2018-09-19T12:07:00Z">
        <w:r w:rsidR="008172C4">
          <w:t>They are r</w:t>
        </w:r>
      </w:ins>
      <w:ins w:id="595" w:author="Nicole Fich" w:date="2018-09-10T16:56:00Z">
        <w:r w:rsidR="0087163A">
          <w:t>esponsible for the ongoing maintenance of data (excl. risk attributes) in the software inventory</w:t>
        </w:r>
      </w:ins>
      <w:ins w:id="596" w:author="Nicole Fich" w:date="2018-09-17T16:25:00Z">
        <w:r w:rsidR="00C72C90">
          <w:t xml:space="preserve"> (MEGA)</w:t>
        </w:r>
      </w:ins>
      <w:ins w:id="597" w:author="Nicole Fich" w:date="2018-09-10T16:56:00Z">
        <w:r w:rsidR="0087163A">
          <w:t xml:space="preserve"> and the right content of the application within the portfolio.</w:t>
        </w:r>
      </w:ins>
    </w:p>
    <w:p w14:paraId="69E9289F" w14:textId="21B99ABC" w:rsidR="0087163A" w:rsidRDefault="00186A3F" w:rsidP="00186A3F">
      <w:pPr>
        <w:rPr>
          <w:ins w:id="598" w:author="Nicole Fich" w:date="2018-09-10T17:01:00Z"/>
        </w:rPr>
      </w:pPr>
      <w:ins w:id="599" w:author="Nicole Fich" w:date="2018-09-10T17:01:00Z">
        <w:r>
          <w:t>Group Information Security</w:t>
        </w:r>
      </w:ins>
      <w:ins w:id="600" w:author="Nicole Fich" w:date="2018-09-17T16:26:00Z">
        <w:r w:rsidR="00201BDD">
          <w:t xml:space="preserve"> (GIS)</w:t>
        </w:r>
      </w:ins>
      <w:ins w:id="601" w:author="Nicole Fich" w:date="2018-09-10T17:01:00Z">
        <w:r>
          <w:t xml:space="preserve"> maintains </w:t>
        </w:r>
      </w:ins>
      <w:ins w:id="602" w:author="Nicole Fich" w:date="2018-09-17T16:27:00Z">
        <w:r w:rsidR="006C1448">
          <w:t>security</w:t>
        </w:r>
      </w:ins>
      <w:ins w:id="603" w:author="Nicole Fich" w:date="2018-09-10T17:01:00Z">
        <w:r>
          <w:t xml:space="preserve"> relevant attributes (Max Confidentiality, Max Integrity, Max Availability, Max Authenticity, Max Criticality) and the Information Owner. </w:t>
        </w:r>
      </w:ins>
      <w:ins w:id="604" w:author="Nicole Fich" w:date="2018-09-17T16:26:00Z">
        <w:r w:rsidR="00201BDD">
          <w:t xml:space="preserve">The </w:t>
        </w:r>
      </w:ins>
      <w:ins w:id="605" w:author="Nicole Fich" w:date="2018-09-10T17:01:00Z">
        <w:r>
          <w:t xml:space="preserve">Software inventory </w:t>
        </w:r>
      </w:ins>
      <w:ins w:id="606" w:author="Nicole Fich" w:date="2018-09-17T16:26:00Z">
        <w:r w:rsidR="00201BDD">
          <w:t xml:space="preserve">is used </w:t>
        </w:r>
      </w:ins>
      <w:ins w:id="607" w:author="Nicole Fich" w:date="2018-09-10T17:01:00Z">
        <w:r>
          <w:t>as a trigger for risk assessment.</w:t>
        </w:r>
      </w:ins>
    </w:p>
    <w:p w14:paraId="0B189D4C" w14:textId="769404D1" w:rsidR="00186A3F" w:rsidRDefault="00186A3F" w:rsidP="00186A3F">
      <w:pPr>
        <w:rPr>
          <w:ins w:id="608" w:author="Nicole Fich" w:date="2018-09-10T17:02:00Z"/>
        </w:rPr>
      </w:pPr>
      <w:ins w:id="609" w:author="Nicole Fich" w:date="2018-09-10T17:01:00Z">
        <w:r>
          <w:t>The Legal Entities</w:t>
        </w:r>
      </w:ins>
      <w:ins w:id="610" w:author="Nicole Fich" w:date="2018-09-19T12:12:00Z">
        <w:r w:rsidR="006B6D43">
          <w:t xml:space="preserve"> (LE)</w:t>
        </w:r>
      </w:ins>
      <w:ins w:id="611" w:author="Nicole Fich" w:date="2018-09-10T17:01:00Z">
        <w:r>
          <w:t xml:space="preserve"> </w:t>
        </w:r>
      </w:ins>
      <w:ins w:id="612" w:author="Nicole Fich" w:date="2018-09-17T16:36:00Z">
        <w:r w:rsidR="008F5B4B">
          <w:t xml:space="preserve">are accountable for the content provided in MEGA. Each Legal Entity assigned to an application as </w:t>
        </w:r>
      </w:ins>
      <w:ins w:id="613" w:author="Nicole Fich" w:date="2018-09-17T16:37:00Z">
        <w:r w:rsidR="008F5B4B">
          <w:t>“Using Legal Entity” has to</w:t>
        </w:r>
      </w:ins>
      <w:ins w:id="614" w:author="Nicole Fich" w:date="2018-09-10T17:02:00Z">
        <w:r>
          <w:t xml:space="preserve"> </w:t>
        </w:r>
      </w:ins>
      <w:ins w:id="615" w:author="Nicole Fich" w:date="2018-09-17T16:37:00Z">
        <w:r w:rsidR="008F5B4B">
          <w:t>c</w:t>
        </w:r>
      </w:ins>
      <w:ins w:id="616" w:author="Nicole Fich" w:date="2018-09-10T17:02:00Z">
        <w:r>
          <w:t xml:space="preserve">heck all </w:t>
        </w:r>
      </w:ins>
      <w:ins w:id="617" w:author="Nicole Fich" w:date="2018-09-17T16:37:00Z">
        <w:r w:rsidR="008F5B4B">
          <w:t xml:space="preserve">applications and its data. </w:t>
        </w:r>
      </w:ins>
      <w:ins w:id="618" w:author="Nicole Fich" w:date="2018-09-19T12:08:00Z">
        <w:r w:rsidR="00D66DA5">
          <w:t>Furthermore, they have to v</w:t>
        </w:r>
      </w:ins>
      <w:ins w:id="619" w:author="Nicole Fich" w:date="2018-09-17T16:37:00Z">
        <w:r w:rsidR="008F5B4B">
          <w:t xml:space="preserve">alidate the </w:t>
        </w:r>
      </w:ins>
      <w:ins w:id="620" w:author="Nicole Fich" w:date="2018-09-10T17:02:00Z">
        <w:r>
          <w:t>adds on relevance</w:t>
        </w:r>
      </w:ins>
      <w:ins w:id="621" w:author="Nicole Fich" w:date="2018-09-19T12:08:00Z">
        <w:r w:rsidR="00D66DA5">
          <w:t xml:space="preserve"> and</w:t>
        </w:r>
      </w:ins>
      <w:ins w:id="622" w:author="Nicole Fich" w:date="2018-09-10T17:02:00Z">
        <w:r>
          <w:t xml:space="preserve"> confirm deletions </w:t>
        </w:r>
      </w:ins>
      <w:ins w:id="623" w:author="Nicole Fich" w:date="2018-09-17T16:38:00Z">
        <w:r w:rsidR="008F5B4B">
          <w:t xml:space="preserve">that is </w:t>
        </w:r>
      </w:ins>
      <w:ins w:id="624" w:author="Nicole Fich" w:date="2018-09-10T17:02:00Z">
        <w:r>
          <w:t>triggered by product</w:t>
        </w:r>
      </w:ins>
      <w:ins w:id="625" w:author="Nicole Fich" w:date="2018-09-17T16:38:00Z">
        <w:r w:rsidR="008F5B4B">
          <w:t xml:space="preserve"> MEGA contact</w:t>
        </w:r>
      </w:ins>
      <w:ins w:id="626" w:author="Nicole Fich" w:date="2018-09-10T17:02:00Z">
        <w:r>
          <w:t xml:space="preserve">. </w:t>
        </w:r>
      </w:ins>
      <w:ins w:id="627" w:author="Nicole Fich" w:date="2018-09-19T12:09:00Z">
        <w:r w:rsidR="00D66DA5">
          <w:t>The Legal Entities m</w:t>
        </w:r>
      </w:ins>
      <w:ins w:id="628" w:author="Nicole Fich" w:date="2018-09-10T17:02:00Z">
        <w:r>
          <w:t xml:space="preserve">aintain </w:t>
        </w:r>
      </w:ins>
      <w:ins w:id="629" w:author="Nicole Fich" w:date="2018-09-19T12:09:00Z">
        <w:r w:rsidR="00D66DA5">
          <w:t xml:space="preserve">the </w:t>
        </w:r>
      </w:ins>
      <w:ins w:id="630" w:author="Nicole Fich" w:date="2018-09-10T17:02:00Z">
        <w:r>
          <w:t>Using</w:t>
        </w:r>
      </w:ins>
      <w:ins w:id="631" w:author="Nicole Fich" w:date="2018-09-17T16:28:00Z">
        <w:r w:rsidR="006C1448">
          <w:t xml:space="preserve"> and Owning</w:t>
        </w:r>
      </w:ins>
      <w:ins w:id="632" w:author="Nicole Fich" w:date="2018-09-10T17:02:00Z">
        <w:r>
          <w:t xml:space="preserve"> Legal Entity field.</w:t>
        </w:r>
      </w:ins>
    </w:p>
    <w:p w14:paraId="38E5DFD7" w14:textId="22EA19C6" w:rsidR="00186A3F" w:rsidRDefault="00186A3F" w:rsidP="00186A3F">
      <w:pPr>
        <w:rPr>
          <w:ins w:id="633" w:author="Nicole Fich" w:date="2018-09-10T17:02:00Z"/>
        </w:rPr>
      </w:pPr>
      <w:ins w:id="634" w:author="Nicole Fich" w:date="2018-09-10T17:02:00Z">
        <w:r>
          <w:t>IT Infrastructure c</w:t>
        </w:r>
        <w:r w:rsidRPr="00186A3F">
          <w:t>onsolidate data from software inventory and new CMD</w:t>
        </w:r>
        <w:r>
          <w:t>B.</w:t>
        </w:r>
      </w:ins>
      <w:ins w:id="635" w:author="Nicole Fich" w:date="2018-09-14T15:07:00Z">
        <w:r w:rsidR="001E071E">
          <w:t xml:space="preserve"> They use the MEGA application data</w:t>
        </w:r>
      </w:ins>
      <w:ins w:id="636" w:author="Nicole Fich" w:date="2018-09-17T16:28:00Z">
        <w:r w:rsidR="006C1448">
          <w:t xml:space="preserve"> especially MEGA AID and security classification</w:t>
        </w:r>
      </w:ins>
      <w:ins w:id="637" w:author="Nicole Fich" w:date="2018-09-14T15:07:00Z">
        <w:r w:rsidR="001E071E">
          <w:t xml:space="preserve"> to map the servers to it.</w:t>
        </w:r>
      </w:ins>
    </w:p>
    <w:p w14:paraId="4FFC2AB6" w14:textId="48147B7D" w:rsidR="00186A3F" w:rsidRDefault="00186A3F" w:rsidP="00186A3F">
      <w:pPr>
        <w:rPr>
          <w:ins w:id="638" w:author="Nicole Fich" w:date="2018-09-10T17:03:00Z"/>
        </w:rPr>
      </w:pPr>
      <w:ins w:id="639" w:author="Nicole Fich" w:date="2018-09-10T17:03:00Z">
        <w:r>
          <w:t>Corporate Systems</w:t>
        </w:r>
      </w:ins>
      <w:ins w:id="640" w:author="Nicole Fich" w:date="2018-09-17T16:29:00Z">
        <w:r w:rsidR="006C1448">
          <w:t xml:space="preserve"> (CS) is the</w:t>
        </w:r>
      </w:ins>
      <w:ins w:id="641" w:author="Nicole Fich" w:date="2018-09-10T17:03:00Z">
        <w:r>
          <w:t xml:space="preserve"> Application Owner of the software inventory (MEGA). </w:t>
        </w:r>
      </w:ins>
      <w:ins w:id="642" w:author="Nicole Fich" w:date="2018-09-19T12:10:00Z">
        <w:r w:rsidR="00DD10B8">
          <w:t>CS r</w:t>
        </w:r>
      </w:ins>
      <w:ins w:id="643" w:author="Nicole Fich" w:date="2018-09-10T17:03:00Z">
        <w:r>
          <w:t>un</w:t>
        </w:r>
      </w:ins>
      <w:ins w:id="644" w:author="Nicole Fich" w:date="2018-09-19T12:10:00Z">
        <w:r w:rsidR="00DD10B8">
          <w:t>s</w:t>
        </w:r>
      </w:ins>
      <w:ins w:id="645" w:author="Nicole Fich" w:date="2018-09-10T17:03:00Z">
        <w:r w:rsidR="00DD10B8">
          <w:t>/m</w:t>
        </w:r>
        <w:r>
          <w:t>aintain</w:t>
        </w:r>
      </w:ins>
      <w:ins w:id="646" w:author="Nicole Fich" w:date="2018-09-19T12:10:00Z">
        <w:r w:rsidR="00DD10B8">
          <w:t>s the</w:t>
        </w:r>
      </w:ins>
      <w:ins w:id="647" w:author="Nicole Fich" w:date="2018-09-10T17:03:00Z">
        <w:r w:rsidR="00DD10B8">
          <w:t xml:space="preserve"> software inventory and </w:t>
        </w:r>
      </w:ins>
      <w:ins w:id="648" w:author="Nicole Fich" w:date="2018-09-19T12:10:00Z">
        <w:r w:rsidR="00DD10B8">
          <w:t>i</w:t>
        </w:r>
      </w:ins>
      <w:ins w:id="649" w:author="Nicole Fich" w:date="2018-09-17T16:29:00Z">
        <w:r w:rsidR="006C1448">
          <w:t xml:space="preserve">s doing the </w:t>
        </w:r>
      </w:ins>
      <w:ins w:id="650" w:author="Nicole Fich" w:date="2018-09-10T17:03:00Z">
        <w:r>
          <w:t>License Management</w:t>
        </w:r>
      </w:ins>
      <w:ins w:id="651" w:author="Nicole Fich" w:date="2018-09-17T16:29:00Z">
        <w:r w:rsidR="006C1448">
          <w:t>.</w:t>
        </w:r>
      </w:ins>
      <w:ins w:id="652" w:author="Nicole Fich" w:date="2018-09-10T17:03:00Z">
        <w:r>
          <w:t xml:space="preserve"> </w:t>
        </w:r>
      </w:ins>
      <w:ins w:id="653" w:author="Nicole Fich" w:date="2018-09-19T12:10:00Z">
        <w:r w:rsidR="00DD10B8">
          <w:t xml:space="preserve">Moreover, CS </w:t>
        </w:r>
      </w:ins>
      <w:ins w:id="654" w:author="Nicole Fich" w:date="2018-09-19T12:11:00Z">
        <w:r w:rsidR="00DD10B8">
          <w:t>f</w:t>
        </w:r>
      </w:ins>
      <w:ins w:id="655" w:author="Nicole Fich" w:date="2018-09-10T17:03:00Z">
        <w:r>
          <w:t>inal</w:t>
        </w:r>
      </w:ins>
      <w:ins w:id="656" w:author="Nicole Fich" w:date="2018-09-19T12:11:00Z">
        <w:r w:rsidR="00DD10B8">
          <w:t>ly</w:t>
        </w:r>
      </w:ins>
      <w:ins w:id="657" w:author="Nicole Fich" w:date="2018-09-10T17:03:00Z">
        <w:r>
          <w:t xml:space="preserve"> delet</w:t>
        </w:r>
      </w:ins>
      <w:ins w:id="658" w:author="Nicole Fich" w:date="2018-09-19T12:11:00Z">
        <w:r w:rsidR="00DD10B8">
          <w:t>e</w:t>
        </w:r>
      </w:ins>
      <w:ins w:id="659" w:author="Nicole Fich" w:date="2018-09-10T17:03:00Z">
        <w:r>
          <w:t>/ decommissioning</w:t>
        </w:r>
      </w:ins>
      <w:ins w:id="660" w:author="Nicole Fich" w:date="2018-09-19T12:11:00Z">
        <w:r w:rsidR="00DD10B8">
          <w:t xml:space="preserve"> the application</w:t>
        </w:r>
      </w:ins>
      <w:ins w:id="661" w:author="Nicole Fich" w:date="2018-09-10T17:03:00Z">
        <w:r>
          <w:t xml:space="preserve"> if confirmed by legal entity. </w:t>
        </w:r>
      </w:ins>
      <w:ins w:id="662" w:author="Nicole Fich" w:date="2018-09-17T16:29:00Z">
        <w:r w:rsidR="006C1448">
          <w:t xml:space="preserve">CS provides </w:t>
        </w:r>
      </w:ins>
      <w:ins w:id="663" w:author="Nicole Fich" w:date="2018-09-10T17:03:00Z">
        <w:r>
          <w:t>Training Sessions</w:t>
        </w:r>
      </w:ins>
      <w:ins w:id="664" w:author="Nicole Fich" w:date="2018-09-17T16:29:00Z">
        <w:r w:rsidR="006C1448">
          <w:t xml:space="preserve"> for users.</w:t>
        </w:r>
      </w:ins>
    </w:p>
    <w:p w14:paraId="1796EA63" w14:textId="25BD69CD" w:rsidR="00186A3F" w:rsidRDefault="00186A3F" w:rsidP="00186A3F">
      <w:pPr>
        <w:rPr>
          <w:ins w:id="665" w:author="Nicole Fich" w:date="2018-09-10T17:03:00Z"/>
        </w:rPr>
      </w:pPr>
      <w:ins w:id="666" w:author="Nicole Fich" w:date="2018-09-10T17:03:00Z">
        <w:r>
          <w:t>The Information Owner</w:t>
        </w:r>
      </w:ins>
      <w:ins w:id="667" w:author="Nicole Fich" w:date="2018-09-14T15:08:00Z">
        <w:r w:rsidR="00465580">
          <w:t>s</w:t>
        </w:r>
      </w:ins>
      <w:ins w:id="668" w:author="Nicole Fich" w:date="2018-09-19T12:11:00Z">
        <w:r w:rsidR="006B6D43">
          <w:t xml:space="preserve"> (IO)</w:t>
        </w:r>
      </w:ins>
      <w:ins w:id="669" w:author="Nicole Fich" w:date="2018-09-10T17:03:00Z">
        <w:r>
          <w:t xml:space="preserve"> </w:t>
        </w:r>
      </w:ins>
      <w:ins w:id="670" w:author="Nicole Fich" w:date="2018-09-14T15:08:00Z">
        <w:r w:rsidR="00465580">
          <w:t>r</w:t>
        </w:r>
      </w:ins>
      <w:ins w:id="671" w:author="Nicole Fich" w:date="2018-09-10T17:03:00Z">
        <w:r>
          <w:t xml:space="preserve">eceive regular information regarding all new added or deleted applications as well as </w:t>
        </w:r>
      </w:ins>
      <w:ins w:id="672" w:author="Nicole Fich" w:date="2018-09-17T16:30:00Z">
        <w:r w:rsidR="002E4546">
          <w:t>security</w:t>
        </w:r>
      </w:ins>
      <w:ins w:id="673" w:author="Nicole Fich" w:date="2018-09-10T17:03:00Z">
        <w:r>
          <w:t xml:space="preserve"> attributes of his</w:t>
        </w:r>
      </w:ins>
      <w:ins w:id="674" w:author="Nicole Fich" w:date="2018-09-19T12:12:00Z">
        <w:r w:rsidR="006B6D43">
          <w:t>/her</w:t>
        </w:r>
      </w:ins>
      <w:ins w:id="675" w:author="Nicole Fich" w:date="2018-09-10T17:03:00Z">
        <w:r>
          <w:t xml:space="preserve"> applications. </w:t>
        </w:r>
      </w:ins>
      <w:ins w:id="676" w:author="Nicole Fich" w:date="2018-09-19T12:12:00Z">
        <w:r w:rsidR="006B6D43">
          <w:t>Furthermore, IO d</w:t>
        </w:r>
      </w:ins>
      <w:ins w:id="677" w:author="Nicole Fich" w:date="2018-09-10T17:03:00Z">
        <w:r>
          <w:t xml:space="preserve">etermines </w:t>
        </w:r>
      </w:ins>
      <w:ins w:id="678" w:author="Nicole Fich" w:date="2018-09-19T12:12:00Z">
        <w:r w:rsidR="006B6D43">
          <w:t xml:space="preserve">the </w:t>
        </w:r>
      </w:ins>
      <w:ins w:id="679" w:author="Nicole Fich" w:date="2018-09-17T16:30:00Z">
        <w:r w:rsidR="002E4546">
          <w:t>security</w:t>
        </w:r>
      </w:ins>
      <w:ins w:id="680" w:author="Nicole Fich" w:date="2018-09-10T17:03:00Z">
        <w:r>
          <w:t xml:space="preserve"> attributes used by his</w:t>
        </w:r>
      </w:ins>
      <w:ins w:id="681" w:author="Nicole Fich" w:date="2018-09-19T12:12:00Z">
        <w:r w:rsidR="006B6D43">
          <w:t>/her</w:t>
        </w:r>
      </w:ins>
      <w:ins w:id="682" w:author="Nicole Fich" w:date="2018-09-10T17:03:00Z">
        <w:r>
          <w:t xml:space="preserve"> using Legal Entity.</w:t>
        </w:r>
      </w:ins>
    </w:p>
    <w:p w14:paraId="0B3AF921" w14:textId="7F4044EB" w:rsidR="00186A3F" w:rsidRDefault="008F5B4B" w:rsidP="00186A3F">
      <w:pPr>
        <w:rPr>
          <w:ins w:id="683" w:author="Nicole Fich" w:date="2018-09-19T12:14:00Z"/>
        </w:rPr>
      </w:pPr>
      <w:ins w:id="684" w:author="Nicole Fich" w:date="2018-09-17T16:34:00Z">
        <w:r>
          <w:t xml:space="preserve">For further details on roles&amp;rights please refer to </w:t>
        </w:r>
      </w:ins>
      <w:ins w:id="685" w:author="Nicole Fich" w:date="2018-09-19T12:13:00Z">
        <w:r w:rsidR="00C9240D">
          <w:t xml:space="preserve">the </w:t>
        </w:r>
      </w:ins>
      <w:ins w:id="686" w:author="Nicole Fich" w:date="2018-09-17T16:34:00Z">
        <w:r>
          <w:t>Authorization Concept.</w:t>
        </w:r>
      </w:ins>
    </w:p>
    <w:p w14:paraId="1F6539ED" w14:textId="08CC35BE" w:rsidR="00FB5393" w:rsidDel="00FB5393" w:rsidRDefault="00FB5393" w:rsidP="00FB5393">
      <w:pPr>
        <w:spacing w:line="276" w:lineRule="auto"/>
        <w:rPr>
          <w:del w:id="687" w:author="Nicole Fich" w:date="2018-09-19T12:14:00Z"/>
          <w:moveTo w:id="688" w:author="Nicole Fich" w:date="2018-09-19T12:14:00Z"/>
        </w:rPr>
      </w:pPr>
      <w:moveToRangeStart w:id="689" w:author="Nicole Fich" w:date="2018-09-19T12:14:00Z" w:name="move525122583"/>
      <w:moveTo w:id="690" w:author="Nicole Fich" w:date="2018-09-19T12:14:00Z">
        <w:r>
          <w:t>The roles&amp;responsibilities of the different stakeholders are translated into roles&amp;rights/profiles</w:t>
        </w:r>
        <w:r>
          <w:rPr>
            <w:rStyle w:val="FootnoteReference"/>
          </w:rPr>
          <w:footnoteReference w:id="4"/>
        </w:r>
        <w:r>
          <w:t xml:space="preserve"> within the system MEGA. </w:t>
        </w:r>
      </w:moveTo>
      <w:ins w:id="693" w:author="Nicole Fich" w:date="2018-09-19T12:14:00Z">
        <w:r>
          <w:t>(see figure below)</w:t>
        </w:r>
      </w:ins>
      <w:ins w:id="694" w:author="Nicole Fich" w:date="2018-09-19T12:27:00Z">
        <w:r w:rsidR="00E14C08">
          <w:t xml:space="preserve"> Each role can be requested via ITSR.</w:t>
        </w:r>
      </w:ins>
    </w:p>
    <w:moveToRangeEnd w:id="689"/>
    <w:p w14:paraId="5FA0E56D" w14:textId="77777777" w:rsidR="00FB5393" w:rsidRPr="0087163A" w:rsidRDefault="00FB5393">
      <w:pPr>
        <w:spacing w:line="276" w:lineRule="auto"/>
        <w:pPrChange w:id="695" w:author="Nicole Fich" w:date="2018-09-19T12:14:00Z">
          <w:pPr/>
        </w:pPrChange>
      </w:pPr>
    </w:p>
    <w:tbl>
      <w:tblPr>
        <w:tblW w:w="12039" w:type="dxa"/>
        <w:tblCellMar>
          <w:left w:w="0" w:type="dxa"/>
          <w:right w:w="0" w:type="dxa"/>
        </w:tblCellMar>
        <w:tblLook w:val="0420" w:firstRow="1" w:lastRow="0" w:firstColumn="0" w:lastColumn="0" w:noHBand="0" w:noVBand="1"/>
        <w:tblPrChange w:id="696" w:author="Nicole Fich" w:date="2018-09-19T12:13:00Z">
          <w:tblPr>
            <w:tblW w:w="12580" w:type="dxa"/>
            <w:tblCellMar>
              <w:left w:w="0" w:type="dxa"/>
              <w:right w:w="0" w:type="dxa"/>
            </w:tblCellMar>
            <w:tblLook w:val="0420" w:firstRow="1" w:lastRow="0" w:firstColumn="0" w:lastColumn="0" w:noHBand="0" w:noVBand="1"/>
          </w:tblPr>
        </w:tblPrChange>
      </w:tblPr>
      <w:tblGrid>
        <w:gridCol w:w="2258"/>
        <w:gridCol w:w="1843"/>
        <w:gridCol w:w="2552"/>
        <w:gridCol w:w="2551"/>
        <w:gridCol w:w="2835"/>
        <w:tblGridChange w:id="697">
          <w:tblGrid>
            <w:gridCol w:w="2515"/>
            <w:gridCol w:w="1997"/>
            <w:gridCol w:w="3034"/>
            <w:gridCol w:w="1857"/>
            <w:gridCol w:w="3177"/>
          </w:tblGrid>
        </w:tblGridChange>
      </w:tblGrid>
      <w:tr w:rsidR="001B7AC3" w:rsidRPr="001B7AC3" w14:paraId="15A8E32A" w14:textId="77777777" w:rsidTr="00C9240D">
        <w:trPr>
          <w:trHeight w:val="278"/>
          <w:trPrChange w:id="698" w:author="Nicole Fich" w:date="2018-09-19T12:13:00Z">
            <w:trPr>
              <w:trHeight w:val="671"/>
            </w:trPr>
          </w:trPrChange>
        </w:trPr>
        <w:tc>
          <w:tcPr>
            <w:tcW w:w="2258" w:type="dxa"/>
            <w:tcBorders>
              <w:top w:val="single" w:sz="8" w:space="0" w:color="FFFFFF"/>
              <w:left w:val="single" w:sz="8" w:space="0" w:color="FFFFFF"/>
              <w:bottom w:val="single" w:sz="24" w:space="0" w:color="FFFFFF"/>
              <w:right w:val="single" w:sz="8" w:space="0" w:color="FFFFFF"/>
            </w:tcBorders>
            <w:shd w:val="clear" w:color="auto" w:fill="4B9BFF"/>
            <w:tcMar>
              <w:top w:w="72" w:type="dxa"/>
              <w:left w:w="144" w:type="dxa"/>
              <w:bottom w:w="72" w:type="dxa"/>
              <w:right w:w="144" w:type="dxa"/>
            </w:tcMar>
            <w:hideMark/>
            <w:tcPrChange w:id="699" w:author="Nicole Fich" w:date="2018-09-19T12:13:00Z">
              <w:tcPr>
                <w:tcW w:w="2515" w:type="dxa"/>
                <w:tcBorders>
                  <w:top w:val="single" w:sz="8" w:space="0" w:color="FFFFFF"/>
                  <w:left w:val="single" w:sz="8" w:space="0" w:color="FFFFFF"/>
                  <w:bottom w:val="single" w:sz="24" w:space="0" w:color="FFFFFF"/>
                  <w:right w:val="single" w:sz="8" w:space="0" w:color="FFFFFF"/>
                </w:tcBorders>
                <w:shd w:val="clear" w:color="auto" w:fill="4B9BFF"/>
                <w:tcMar>
                  <w:top w:w="72" w:type="dxa"/>
                  <w:left w:w="144" w:type="dxa"/>
                  <w:bottom w:w="72" w:type="dxa"/>
                  <w:right w:w="144" w:type="dxa"/>
                </w:tcMar>
                <w:hideMark/>
              </w:tcPr>
            </w:tcPrChange>
          </w:tcPr>
          <w:p w14:paraId="4FDDF0E5" w14:textId="77777777" w:rsidR="001B7AC3" w:rsidRPr="00587180" w:rsidRDefault="001B7AC3" w:rsidP="001B7AC3">
            <w:pPr>
              <w:rPr>
                <w:sz w:val="20"/>
              </w:rPr>
            </w:pPr>
            <w:r w:rsidRPr="00587180">
              <w:rPr>
                <w:b/>
                <w:bCs/>
                <w:sz w:val="20"/>
              </w:rPr>
              <w:t>Roles in MEGA</w:t>
            </w:r>
          </w:p>
        </w:tc>
        <w:tc>
          <w:tcPr>
            <w:tcW w:w="4395" w:type="dxa"/>
            <w:gridSpan w:val="2"/>
            <w:tcBorders>
              <w:top w:val="single" w:sz="8" w:space="0" w:color="FFFFFF"/>
              <w:left w:val="single" w:sz="8" w:space="0" w:color="FFFFFF"/>
              <w:bottom w:val="single" w:sz="24" w:space="0" w:color="FFFFFF"/>
              <w:right w:val="single" w:sz="8" w:space="0" w:color="FFFFFF"/>
            </w:tcBorders>
            <w:shd w:val="clear" w:color="auto" w:fill="4B9BFF"/>
            <w:tcMar>
              <w:top w:w="72" w:type="dxa"/>
              <w:left w:w="144" w:type="dxa"/>
              <w:bottom w:w="72" w:type="dxa"/>
              <w:right w:w="144" w:type="dxa"/>
            </w:tcMar>
            <w:hideMark/>
            <w:tcPrChange w:id="700" w:author="Nicole Fich" w:date="2018-09-19T12:13:00Z">
              <w:tcPr>
                <w:tcW w:w="5031" w:type="dxa"/>
                <w:gridSpan w:val="2"/>
                <w:tcBorders>
                  <w:top w:val="single" w:sz="8" w:space="0" w:color="FFFFFF"/>
                  <w:left w:val="single" w:sz="8" w:space="0" w:color="FFFFFF"/>
                  <w:bottom w:val="single" w:sz="24" w:space="0" w:color="FFFFFF"/>
                  <w:right w:val="single" w:sz="8" w:space="0" w:color="FFFFFF"/>
                </w:tcBorders>
                <w:shd w:val="clear" w:color="auto" w:fill="4B9BFF"/>
                <w:tcMar>
                  <w:top w:w="72" w:type="dxa"/>
                  <w:left w:w="144" w:type="dxa"/>
                  <w:bottom w:w="72" w:type="dxa"/>
                  <w:right w:w="144" w:type="dxa"/>
                </w:tcMar>
                <w:hideMark/>
              </w:tcPr>
            </w:tcPrChange>
          </w:tcPr>
          <w:p w14:paraId="106F5B2F" w14:textId="77777777" w:rsidR="001B7AC3" w:rsidRPr="00587180" w:rsidRDefault="001B7AC3" w:rsidP="001B7AC3">
            <w:pPr>
              <w:rPr>
                <w:sz w:val="20"/>
              </w:rPr>
            </w:pPr>
            <w:r w:rsidRPr="00587180">
              <w:rPr>
                <w:b/>
                <w:bCs/>
                <w:sz w:val="20"/>
              </w:rPr>
              <w:t>Permissions</w:t>
            </w:r>
          </w:p>
        </w:tc>
        <w:tc>
          <w:tcPr>
            <w:tcW w:w="2551" w:type="dxa"/>
            <w:tcBorders>
              <w:top w:val="single" w:sz="8" w:space="0" w:color="FFFFFF"/>
              <w:left w:val="single" w:sz="8" w:space="0" w:color="FFFFFF"/>
              <w:bottom w:val="single" w:sz="24" w:space="0" w:color="FFFFFF"/>
              <w:right w:val="single" w:sz="8" w:space="0" w:color="FFFFFF"/>
            </w:tcBorders>
            <w:shd w:val="clear" w:color="auto" w:fill="4B9BFF"/>
            <w:tcMar>
              <w:top w:w="72" w:type="dxa"/>
              <w:left w:w="144" w:type="dxa"/>
              <w:bottom w:w="72" w:type="dxa"/>
              <w:right w:w="144" w:type="dxa"/>
            </w:tcMar>
            <w:hideMark/>
            <w:tcPrChange w:id="701" w:author="Nicole Fich" w:date="2018-09-19T12:13:00Z">
              <w:tcPr>
                <w:tcW w:w="1857" w:type="dxa"/>
                <w:tcBorders>
                  <w:top w:val="single" w:sz="8" w:space="0" w:color="FFFFFF"/>
                  <w:left w:val="single" w:sz="8" w:space="0" w:color="FFFFFF"/>
                  <w:bottom w:val="single" w:sz="24" w:space="0" w:color="FFFFFF"/>
                  <w:right w:val="single" w:sz="8" w:space="0" w:color="FFFFFF"/>
                </w:tcBorders>
                <w:shd w:val="clear" w:color="auto" w:fill="4B9BFF"/>
                <w:tcMar>
                  <w:top w:w="72" w:type="dxa"/>
                  <w:left w:w="144" w:type="dxa"/>
                  <w:bottom w:w="72" w:type="dxa"/>
                  <w:right w:w="144" w:type="dxa"/>
                </w:tcMar>
                <w:hideMark/>
              </w:tcPr>
            </w:tcPrChange>
          </w:tcPr>
          <w:p w14:paraId="1B09D352" w14:textId="77777777" w:rsidR="001B7AC3" w:rsidRPr="00587180" w:rsidRDefault="001B7AC3" w:rsidP="001B7AC3">
            <w:pPr>
              <w:rPr>
                <w:sz w:val="20"/>
              </w:rPr>
            </w:pPr>
            <w:r w:rsidRPr="00587180">
              <w:rPr>
                <w:b/>
                <w:bCs/>
                <w:sz w:val="20"/>
              </w:rPr>
              <w:t>Group of Users within DBG</w:t>
            </w:r>
          </w:p>
        </w:tc>
        <w:tc>
          <w:tcPr>
            <w:tcW w:w="2835" w:type="dxa"/>
            <w:tcBorders>
              <w:top w:val="single" w:sz="8" w:space="0" w:color="FFFFFF"/>
              <w:left w:val="single" w:sz="8" w:space="0" w:color="FFFFFF"/>
              <w:bottom w:val="single" w:sz="24" w:space="0" w:color="FFFFFF"/>
              <w:right w:val="single" w:sz="8" w:space="0" w:color="FFFFFF"/>
            </w:tcBorders>
            <w:shd w:val="clear" w:color="auto" w:fill="4B9BFF"/>
            <w:tcMar>
              <w:top w:w="72" w:type="dxa"/>
              <w:left w:w="144" w:type="dxa"/>
              <w:bottom w:w="72" w:type="dxa"/>
              <w:right w:w="144" w:type="dxa"/>
            </w:tcMar>
            <w:hideMark/>
            <w:tcPrChange w:id="702" w:author="Nicole Fich" w:date="2018-09-19T12:13:00Z">
              <w:tcPr>
                <w:tcW w:w="3177" w:type="dxa"/>
                <w:tcBorders>
                  <w:top w:val="single" w:sz="8" w:space="0" w:color="FFFFFF"/>
                  <w:left w:val="single" w:sz="8" w:space="0" w:color="FFFFFF"/>
                  <w:bottom w:val="single" w:sz="24" w:space="0" w:color="FFFFFF"/>
                  <w:right w:val="single" w:sz="8" w:space="0" w:color="FFFFFF"/>
                </w:tcBorders>
                <w:shd w:val="clear" w:color="auto" w:fill="4B9BFF"/>
                <w:tcMar>
                  <w:top w:w="72" w:type="dxa"/>
                  <w:left w:w="144" w:type="dxa"/>
                  <w:bottom w:w="72" w:type="dxa"/>
                  <w:right w:w="144" w:type="dxa"/>
                </w:tcMar>
                <w:hideMark/>
              </w:tcPr>
            </w:tcPrChange>
          </w:tcPr>
          <w:p w14:paraId="62FCC1EF" w14:textId="77777777" w:rsidR="001B7AC3" w:rsidRPr="00587180" w:rsidRDefault="001B7AC3" w:rsidP="001B7AC3">
            <w:pPr>
              <w:rPr>
                <w:sz w:val="20"/>
              </w:rPr>
            </w:pPr>
            <w:r w:rsidRPr="00587180">
              <w:rPr>
                <w:b/>
                <w:bCs/>
                <w:sz w:val="20"/>
                <w:lang w:val="de-DE"/>
              </w:rPr>
              <w:t>Task</w:t>
            </w:r>
          </w:p>
        </w:tc>
      </w:tr>
      <w:tr w:rsidR="001B7AC3" w:rsidRPr="001B7AC3" w14:paraId="119A209C" w14:textId="77777777" w:rsidTr="00C9240D">
        <w:trPr>
          <w:trHeight w:val="397"/>
          <w:trPrChange w:id="703" w:author="Nicole Fich" w:date="2018-09-19T12:13:00Z">
            <w:trPr>
              <w:trHeight w:val="727"/>
            </w:trPr>
          </w:trPrChange>
        </w:trPr>
        <w:tc>
          <w:tcPr>
            <w:tcW w:w="2258"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04" w:author="Nicole Fich" w:date="2018-09-19T12:13:00Z">
              <w:tcPr>
                <w:tcW w:w="2515"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0B1F86F8" w14:textId="77777777" w:rsidR="001B7AC3" w:rsidRPr="00587180" w:rsidRDefault="001B7AC3" w:rsidP="001B7AC3">
            <w:pPr>
              <w:rPr>
                <w:sz w:val="20"/>
              </w:rPr>
            </w:pPr>
          </w:p>
        </w:tc>
        <w:tc>
          <w:tcPr>
            <w:tcW w:w="1843"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05" w:author="Nicole Fich" w:date="2018-09-19T12:13:00Z">
              <w:tcPr>
                <w:tcW w:w="1997"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5389A139" w14:textId="77777777" w:rsidR="001B7AC3" w:rsidRPr="00587180" w:rsidRDefault="001B7AC3" w:rsidP="001B7AC3">
            <w:pPr>
              <w:rPr>
                <w:sz w:val="20"/>
              </w:rPr>
            </w:pPr>
            <w:r w:rsidRPr="00587180">
              <w:rPr>
                <w:i/>
                <w:iCs/>
                <w:sz w:val="20"/>
                <w:lang w:val="de-DE"/>
              </w:rPr>
              <w:t>Read</w:t>
            </w:r>
          </w:p>
        </w:tc>
        <w:tc>
          <w:tcPr>
            <w:tcW w:w="2552"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06" w:author="Nicole Fich" w:date="2018-09-19T12:13:00Z">
              <w:tcPr>
                <w:tcW w:w="3034"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61FAEC55" w14:textId="77777777" w:rsidR="001B7AC3" w:rsidRPr="00587180" w:rsidRDefault="001B7AC3" w:rsidP="001B7AC3">
            <w:pPr>
              <w:rPr>
                <w:sz w:val="20"/>
              </w:rPr>
            </w:pPr>
            <w:r w:rsidRPr="00587180">
              <w:rPr>
                <w:i/>
                <w:iCs/>
                <w:sz w:val="20"/>
                <w:lang w:val="de-DE"/>
              </w:rPr>
              <w:t>Write</w:t>
            </w:r>
          </w:p>
        </w:tc>
        <w:tc>
          <w:tcPr>
            <w:tcW w:w="2551"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07" w:author="Nicole Fich" w:date="2018-09-19T12:13:00Z">
              <w:tcPr>
                <w:tcW w:w="1857"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724976E8" w14:textId="77777777" w:rsidR="001B7AC3" w:rsidRPr="00587180" w:rsidRDefault="001B7AC3" w:rsidP="001B7AC3">
            <w:pPr>
              <w:rPr>
                <w:sz w:val="20"/>
              </w:rPr>
            </w:pPr>
          </w:p>
        </w:tc>
        <w:tc>
          <w:tcPr>
            <w:tcW w:w="2835"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08" w:author="Nicole Fich" w:date="2018-09-19T12:13:00Z">
              <w:tcPr>
                <w:tcW w:w="3177" w:type="dxa"/>
                <w:tcBorders>
                  <w:top w:val="single" w:sz="24"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0763900E" w14:textId="77777777" w:rsidR="001B7AC3" w:rsidRPr="00587180" w:rsidRDefault="001B7AC3" w:rsidP="001B7AC3">
            <w:pPr>
              <w:rPr>
                <w:sz w:val="20"/>
              </w:rPr>
            </w:pPr>
          </w:p>
        </w:tc>
      </w:tr>
      <w:tr w:rsidR="001B7AC3" w:rsidRPr="001B7AC3" w14:paraId="28455AA7" w14:textId="77777777" w:rsidTr="00C9240D">
        <w:trPr>
          <w:trHeight w:val="777"/>
          <w:trPrChange w:id="709" w:author="Nicole Fich" w:date="2018-09-19T12:13:00Z">
            <w:trPr>
              <w:trHeight w:val="777"/>
            </w:trPr>
          </w:trPrChange>
        </w:trPr>
        <w:tc>
          <w:tcPr>
            <w:tcW w:w="2258"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10" w:author="Nicole Fich" w:date="2018-09-19T12:13:00Z">
              <w:tcPr>
                <w:tcW w:w="2515"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60E1CB00" w14:textId="77777777" w:rsidR="001B7AC3" w:rsidRPr="00587180" w:rsidRDefault="001B7AC3" w:rsidP="001B7AC3">
            <w:pPr>
              <w:rPr>
                <w:sz w:val="20"/>
              </w:rPr>
            </w:pPr>
            <w:r w:rsidRPr="00587180">
              <w:rPr>
                <w:sz w:val="20"/>
              </w:rPr>
              <w:t xml:space="preserve">DBG Application Owner </w:t>
            </w:r>
          </w:p>
        </w:tc>
        <w:tc>
          <w:tcPr>
            <w:tcW w:w="1843"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11" w:author="Nicole Fich" w:date="2018-09-19T12:13:00Z">
              <w:tcPr>
                <w:tcW w:w="1997"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5135A008" w14:textId="77777777" w:rsidR="001B7AC3" w:rsidRPr="00587180" w:rsidRDefault="001B7AC3" w:rsidP="001B7AC3">
            <w:pPr>
              <w:rPr>
                <w:sz w:val="20"/>
              </w:rPr>
            </w:pPr>
            <w:r w:rsidRPr="00587180">
              <w:rPr>
                <w:sz w:val="20"/>
              </w:rPr>
              <w:t>Read access to all applications</w:t>
            </w:r>
          </w:p>
        </w:tc>
        <w:tc>
          <w:tcPr>
            <w:tcW w:w="2552"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12" w:author="Nicole Fich" w:date="2018-09-19T12:13:00Z">
              <w:tcPr>
                <w:tcW w:w="3034"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1149355D" w14:textId="77777777" w:rsidR="001B7AC3" w:rsidRPr="00587180" w:rsidRDefault="001B7AC3" w:rsidP="001B7AC3">
            <w:pPr>
              <w:rPr>
                <w:sz w:val="20"/>
              </w:rPr>
            </w:pPr>
            <w:r w:rsidRPr="00587180">
              <w:rPr>
                <w:sz w:val="20"/>
              </w:rPr>
              <w:t>Write access to own application (responsibility = contributor)</w:t>
            </w:r>
          </w:p>
        </w:tc>
        <w:tc>
          <w:tcPr>
            <w:tcW w:w="2551"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13" w:author="Nicole Fich" w:date="2018-09-19T12:13:00Z">
              <w:tcPr>
                <w:tcW w:w="1857"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4090FE30" w14:textId="77777777" w:rsidR="001B7AC3" w:rsidRPr="00587180" w:rsidRDefault="001B7AC3" w:rsidP="001B7AC3">
            <w:pPr>
              <w:rPr>
                <w:sz w:val="20"/>
              </w:rPr>
            </w:pPr>
            <w:r w:rsidRPr="00587180">
              <w:rPr>
                <w:sz w:val="20"/>
              </w:rPr>
              <w:t>IT Contributor</w:t>
            </w:r>
          </w:p>
        </w:tc>
        <w:tc>
          <w:tcPr>
            <w:tcW w:w="2835"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14" w:author="Nicole Fich" w:date="2018-09-19T12:13:00Z">
              <w:tcPr>
                <w:tcW w:w="3177"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15744345" w14:textId="77777777" w:rsidR="00787933" w:rsidRPr="00587180" w:rsidRDefault="00F9156B" w:rsidP="001B7AC3">
            <w:pPr>
              <w:numPr>
                <w:ilvl w:val="0"/>
                <w:numId w:val="49"/>
              </w:numPr>
              <w:rPr>
                <w:sz w:val="20"/>
              </w:rPr>
            </w:pPr>
            <w:r w:rsidRPr="00587180">
              <w:rPr>
                <w:sz w:val="20"/>
              </w:rPr>
              <w:t>Modify all application’s relevant data</w:t>
            </w:r>
          </w:p>
        </w:tc>
      </w:tr>
      <w:tr w:rsidR="001B7AC3" w:rsidRPr="001B7AC3" w14:paraId="1F98EDE3" w14:textId="77777777" w:rsidTr="00C9240D">
        <w:trPr>
          <w:trHeight w:val="777"/>
          <w:trPrChange w:id="715" w:author="Nicole Fich" w:date="2018-09-19T12:13:00Z">
            <w:trPr>
              <w:trHeight w:val="777"/>
            </w:trPr>
          </w:trPrChange>
        </w:trPr>
        <w:tc>
          <w:tcPr>
            <w:tcW w:w="2258"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16" w:author="Nicole Fich" w:date="2018-09-19T12:13:00Z">
              <w:tcPr>
                <w:tcW w:w="2515"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07B36F12" w14:textId="77777777" w:rsidR="001B7AC3" w:rsidRPr="00587180" w:rsidRDefault="001B7AC3" w:rsidP="001B7AC3">
            <w:pPr>
              <w:rPr>
                <w:sz w:val="20"/>
              </w:rPr>
            </w:pPr>
            <w:r w:rsidRPr="00587180">
              <w:rPr>
                <w:sz w:val="20"/>
              </w:rPr>
              <w:lastRenderedPageBreak/>
              <w:t>DBG Application Portfolio Manager</w:t>
            </w:r>
          </w:p>
        </w:tc>
        <w:tc>
          <w:tcPr>
            <w:tcW w:w="1843"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17" w:author="Nicole Fich" w:date="2018-09-19T12:13:00Z">
              <w:tcPr>
                <w:tcW w:w="1997"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09B8B413" w14:textId="77777777" w:rsidR="001B7AC3" w:rsidRPr="00587180" w:rsidRDefault="001B7AC3" w:rsidP="001B7AC3">
            <w:pPr>
              <w:rPr>
                <w:sz w:val="20"/>
              </w:rPr>
            </w:pPr>
            <w:r w:rsidRPr="00587180">
              <w:rPr>
                <w:sz w:val="20"/>
              </w:rPr>
              <w:t>Read access to all applications</w:t>
            </w:r>
          </w:p>
        </w:tc>
        <w:tc>
          <w:tcPr>
            <w:tcW w:w="2552"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18" w:author="Nicole Fich" w:date="2018-09-19T12:13:00Z">
              <w:tcPr>
                <w:tcW w:w="3034"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0DE0E8AA" w14:textId="0ECAC532" w:rsidR="001B7AC3" w:rsidRPr="00587180" w:rsidRDefault="001B7AC3" w:rsidP="001B7AC3">
            <w:pPr>
              <w:rPr>
                <w:sz w:val="20"/>
              </w:rPr>
            </w:pPr>
            <w:r w:rsidRPr="00587180">
              <w:rPr>
                <w:sz w:val="20"/>
              </w:rPr>
              <w:t xml:space="preserve">Restricted read and edit rights on portfolio and application data belonging to ones own product / portfolio. No write access for </w:t>
            </w:r>
            <w:r w:rsidR="00E90420">
              <w:rPr>
                <w:sz w:val="20"/>
              </w:rPr>
              <w:t>security attributes</w:t>
            </w:r>
            <w:r w:rsidRPr="00587180">
              <w:rPr>
                <w:sz w:val="20"/>
              </w:rPr>
              <w:t>. Assign any application to the own product</w:t>
            </w:r>
          </w:p>
        </w:tc>
        <w:tc>
          <w:tcPr>
            <w:tcW w:w="2551"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19" w:author="Nicole Fich" w:date="2018-09-19T12:13:00Z">
              <w:tcPr>
                <w:tcW w:w="1857"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084A783C" w14:textId="77777777" w:rsidR="001B7AC3" w:rsidRPr="00587180" w:rsidRDefault="001B7AC3" w:rsidP="001B7AC3">
            <w:pPr>
              <w:rPr>
                <w:sz w:val="20"/>
              </w:rPr>
            </w:pPr>
            <w:r w:rsidRPr="00587180">
              <w:rPr>
                <w:sz w:val="20"/>
              </w:rPr>
              <w:t>Nominated contact person in each product</w:t>
            </w:r>
          </w:p>
        </w:tc>
        <w:tc>
          <w:tcPr>
            <w:tcW w:w="2835"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20" w:author="Nicole Fich" w:date="2018-09-19T12:13:00Z">
              <w:tcPr>
                <w:tcW w:w="3177"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2BF34B4C" w14:textId="77777777" w:rsidR="00787933" w:rsidRPr="00587180" w:rsidRDefault="00F9156B" w:rsidP="001B7AC3">
            <w:pPr>
              <w:numPr>
                <w:ilvl w:val="0"/>
                <w:numId w:val="50"/>
              </w:numPr>
              <w:rPr>
                <w:sz w:val="20"/>
              </w:rPr>
            </w:pPr>
            <w:r w:rsidRPr="00587180">
              <w:rPr>
                <w:sz w:val="20"/>
              </w:rPr>
              <w:t xml:space="preserve">Set up new applications and assign at least an IT contributor to it. </w:t>
            </w:r>
          </w:p>
          <w:p w14:paraId="2F9C709C" w14:textId="77777777" w:rsidR="00787933" w:rsidRPr="00587180" w:rsidRDefault="00F9156B" w:rsidP="001B7AC3">
            <w:pPr>
              <w:numPr>
                <w:ilvl w:val="0"/>
                <w:numId w:val="50"/>
              </w:numPr>
              <w:rPr>
                <w:sz w:val="20"/>
              </w:rPr>
            </w:pPr>
            <w:r w:rsidRPr="00587180">
              <w:rPr>
                <w:sz w:val="20"/>
              </w:rPr>
              <w:t>Check data quality of all applications regularly</w:t>
            </w:r>
          </w:p>
        </w:tc>
      </w:tr>
      <w:tr w:rsidR="001B7AC3" w:rsidRPr="001B7AC3" w14:paraId="01B0D6A9" w14:textId="77777777" w:rsidTr="00C9240D">
        <w:trPr>
          <w:trHeight w:val="777"/>
          <w:trPrChange w:id="721" w:author="Nicole Fich" w:date="2018-09-19T12:13:00Z">
            <w:trPr>
              <w:trHeight w:val="777"/>
            </w:trPr>
          </w:trPrChange>
        </w:trPr>
        <w:tc>
          <w:tcPr>
            <w:tcW w:w="2258"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22" w:author="Nicole Fich" w:date="2018-09-19T12:13:00Z">
              <w:tcPr>
                <w:tcW w:w="2515"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48EACF71" w14:textId="77777777" w:rsidR="001B7AC3" w:rsidRPr="00587180" w:rsidRDefault="001B7AC3" w:rsidP="001B7AC3">
            <w:pPr>
              <w:rPr>
                <w:sz w:val="20"/>
              </w:rPr>
            </w:pPr>
            <w:r w:rsidRPr="00587180">
              <w:rPr>
                <w:sz w:val="20"/>
              </w:rPr>
              <w:t>DBG Information Security Officer</w:t>
            </w:r>
          </w:p>
        </w:tc>
        <w:tc>
          <w:tcPr>
            <w:tcW w:w="1843"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23" w:author="Nicole Fich" w:date="2018-09-19T12:13:00Z">
              <w:tcPr>
                <w:tcW w:w="1997"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732501CE" w14:textId="77777777" w:rsidR="001B7AC3" w:rsidRPr="00587180" w:rsidRDefault="001B7AC3" w:rsidP="001B7AC3">
            <w:pPr>
              <w:rPr>
                <w:sz w:val="20"/>
              </w:rPr>
            </w:pPr>
            <w:r w:rsidRPr="00587180">
              <w:rPr>
                <w:sz w:val="20"/>
              </w:rPr>
              <w:t>Read access to all applications</w:t>
            </w:r>
          </w:p>
        </w:tc>
        <w:tc>
          <w:tcPr>
            <w:tcW w:w="2552"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24" w:author="Nicole Fich" w:date="2018-09-19T12:13:00Z">
              <w:tcPr>
                <w:tcW w:w="3034"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6DC34148" w14:textId="5825CF43" w:rsidR="001B7AC3" w:rsidRPr="00587180" w:rsidRDefault="001B7AC3" w:rsidP="001B7AC3">
            <w:pPr>
              <w:rPr>
                <w:sz w:val="20"/>
              </w:rPr>
            </w:pPr>
            <w:r w:rsidRPr="00587180">
              <w:rPr>
                <w:sz w:val="20"/>
              </w:rPr>
              <w:t xml:space="preserve">Maintain/enter overall (currently only one set for all entities) </w:t>
            </w:r>
            <w:r w:rsidR="00E90420">
              <w:rPr>
                <w:sz w:val="20"/>
              </w:rPr>
              <w:t>security attributes</w:t>
            </w:r>
            <w:r w:rsidRPr="00587180">
              <w:rPr>
                <w:sz w:val="20"/>
              </w:rPr>
              <w:t xml:space="preserve">. </w:t>
            </w:r>
          </w:p>
        </w:tc>
        <w:tc>
          <w:tcPr>
            <w:tcW w:w="2551"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25" w:author="Nicole Fich" w:date="2018-09-19T12:13:00Z">
              <w:tcPr>
                <w:tcW w:w="1857"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76AC5453" w14:textId="77777777" w:rsidR="001B7AC3" w:rsidRPr="00587180" w:rsidRDefault="001B7AC3" w:rsidP="001B7AC3">
            <w:pPr>
              <w:rPr>
                <w:sz w:val="20"/>
              </w:rPr>
            </w:pPr>
            <w:r w:rsidRPr="00587180">
              <w:rPr>
                <w:sz w:val="20"/>
              </w:rPr>
              <w:t>Group Information Security</w:t>
            </w:r>
          </w:p>
        </w:tc>
        <w:tc>
          <w:tcPr>
            <w:tcW w:w="2835"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26" w:author="Nicole Fich" w:date="2018-09-19T12:13:00Z">
              <w:tcPr>
                <w:tcW w:w="3177"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4C2BE704" w14:textId="77777777" w:rsidR="00787933" w:rsidRPr="00587180" w:rsidRDefault="00F9156B" w:rsidP="001B7AC3">
            <w:pPr>
              <w:numPr>
                <w:ilvl w:val="0"/>
                <w:numId w:val="51"/>
              </w:numPr>
              <w:rPr>
                <w:sz w:val="20"/>
              </w:rPr>
            </w:pPr>
            <w:r w:rsidRPr="00587180">
              <w:rPr>
                <w:sz w:val="20"/>
              </w:rPr>
              <w:t>Maintain risk relevant attributes (Max Confidentiality, Max Integrity, Max Availability, Max Authenticity, Max Criticality) and Information Owner</w:t>
            </w:r>
          </w:p>
          <w:p w14:paraId="4B4A6FD3" w14:textId="77777777" w:rsidR="00787933" w:rsidRPr="00587180" w:rsidRDefault="00F9156B" w:rsidP="001B7AC3">
            <w:pPr>
              <w:numPr>
                <w:ilvl w:val="0"/>
                <w:numId w:val="51"/>
              </w:numPr>
              <w:rPr>
                <w:sz w:val="20"/>
              </w:rPr>
            </w:pPr>
            <w:r w:rsidRPr="00587180">
              <w:rPr>
                <w:sz w:val="20"/>
              </w:rPr>
              <w:t>Software inventory as a trigger for risk assessment</w:t>
            </w:r>
          </w:p>
        </w:tc>
      </w:tr>
      <w:tr w:rsidR="001B7AC3" w:rsidRPr="001B7AC3" w14:paraId="36C79D05" w14:textId="77777777" w:rsidTr="00C9240D">
        <w:trPr>
          <w:trHeight w:val="727"/>
          <w:trPrChange w:id="727" w:author="Nicole Fich" w:date="2018-09-19T12:13:00Z">
            <w:trPr>
              <w:trHeight w:val="727"/>
            </w:trPr>
          </w:trPrChange>
        </w:trPr>
        <w:tc>
          <w:tcPr>
            <w:tcW w:w="2258"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28" w:author="Nicole Fich" w:date="2018-09-19T12:13:00Z">
              <w:tcPr>
                <w:tcW w:w="2515"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7827BF2C" w14:textId="77777777" w:rsidR="001B7AC3" w:rsidRPr="00587180" w:rsidRDefault="001B7AC3" w:rsidP="001B7AC3">
            <w:pPr>
              <w:rPr>
                <w:sz w:val="20"/>
              </w:rPr>
            </w:pPr>
            <w:r w:rsidRPr="00587180">
              <w:rPr>
                <w:sz w:val="20"/>
              </w:rPr>
              <w:t>DBG Customizer</w:t>
            </w:r>
          </w:p>
        </w:tc>
        <w:tc>
          <w:tcPr>
            <w:tcW w:w="1843"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29" w:author="Nicole Fich" w:date="2018-09-19T12:13:00Z">
              <w:tcPr>
                <w:tcW w:w="1997"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27DDFA84" w14:textId="77777777" w:rsidR="001B7AC3" w:rsidRPr="00587180" w:rsidRDefault="001B7AC3" w:rsidP="001B7AC3">
            <w:pPr>
              <w:rPr>
                <w:sz w:val="20"/>
              </w:rPr>
            </w:pPr>
            <w:r w:rsidRPr="00587180">
              <w:rPr>
                <w:sz w:val="20"/>
              </w:rPr>
              <w:t>Read access to all applications</w:t>
            </w:r>
          </w:p>
        </w:tc>
        <w:tc>
          <w:tcPr>
            <w:tcW w:w="2552"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30" w:author="Nicole Fich" w:date="2018-09-19T12:13:00Z">
              <w:tcPr>
                <w:tcW w:w="3034"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09E06A5B" w14:textId="77777777" w:rsidR="001B7AC3" w:rsidRPr="00587180" w:rsidRDefault="001B7AC3" w:rsidP="001B7AC3">
            <w:pPr>
              <w:rPr>
                <w:sz w:val="20"/>
              </w:rPr>
            </w:pPr>
            <w:r w:rsidRPr="00587180">
              <w:rPr>
                <w:sz w:val="20"/>
              </w:rPr>
              <w:t>Maintain functional static data</w:t>
            </w:r>
          </w:p>
        </w:tc>
        <w:tc>
          <w:tcPr>
            <w:tcW w:w="2551"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31" w:author="Nicole Fich" w:date="2018-09-19T12:13:00Z">
              <w:tcPr>
                <w:tcW w:w="1857"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015CD4B8" w14:textId="77777777" w:rsidR="001B7AC3" w:rsidRPr="00587180" w:rsidRDefault="001B7AC3" w:rsidP="001B7AC3">
            <w:pPr>
              <w:rPr>
                <w:sz w:val="20"/>
              </w:rPr>
            </w:pPr>
            <w:r w:rsidRPr="00587180">
              <w:rPr>
                <w:sz w:val="20"/>
              </w:rPr>
              <w:t>Corporate Systems</w:t>
            </w:r>
          </w:p>
        </w:tc>
        <w:tc>
          <w:tcPr>
            <w:tcW w:w="2835"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Change w:id="732" w:author="Nicole Fich" w:date="2018-09-19T12:13:00Z">
              <w:tcPr>
                <w:tcW w:w="3177" w:type="dxa"/>
                <w:tcBorders>
                  <w:top w:val="single" w:sz="8" w:space="0" w:color="FFFFFF"/>
                  <w:left w:val="single" w:sz="8" w:space="0" w:color="FFFFFF"/>
                  <w:bottom w:val="single" w:sz="8" w:space="0" w:color="FFFFFF"/>
                  <w:right w:val="single" w:sz="8" w:space="0" w:color="FFFFFF"/>
                </w:tcBorders>
                <w:shd w:val="clear" w:color="auto" w:fill="D0DEFF"/>
                <w:tcMar>
                  <w:top w:w="72" w:type="dxa"/>
                  <w:left w:w="144" w:type="dxa"/>
                  <w:bottom w:w="72" w:type="dxa"/>
                  <w:right w:w="144" w:type="dxa"/>
                </w:tcMar>
                <w:hideMark/>
              </w:tcPr>
            </w:tcPrChange>
          </w:tcPr>
          <w:p w14:paraId="61593809" w14:textId="77777777" w:rsidR="00787933" w:rsidRPr="00587180" w:rsidRDefault="00F9156B" w:rsidP="001B7AC3">
            <w:pPr>
              <w:numPr>
                <w:ilvl w:val="0"/>
                <w:numId w:val="52"/>
              </w:numPr>
              <w:rPr>
                <w:sz w:val="20"/>
              </w:rPr>
            </w:pPr>
            <w:r w:rsidRPr="00587180">
              <w:rPr>
                <w:sz w:val="20"/>
              </w:rPr>
              <w:t>Maintain list of technologies, vendors, sites, references, City plan, Legal entities, Org-Units, Contents</w:t>
            </w:r>
          </w:p>
        </w:tc>
      </w:tr>
      <w:tr w:rsidR="001B7AC3" w:rsidRPr="001B7AC3" w14:paraId="695FBF94" w14:textId="77777777" w:rsidTr="00C9240D">
        <w:trPr>
          <w:trHeight w:val="727"/>
          <w:trPrChange w:id="733" w:author="Nicole Fich" w:date="2018-09-19T12:13:00Z">
            <w:trPr>
              <w:trHeight w:val="727"/>
            </w:trPr>
          </w:trPrChange>
        </w:trPr>
        <w:tc>
          <w:tcPr>
            <w:tcW w:w="2258"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34" w:author="Nicole Fich" w:date="2018-09-19T12:13:00Z">
              <w:tcPr>
                <w:tcW w:w="2515"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22DF8F67" w14:textId="77777777" w:rsidR="001B7AC3" w:rsidRPr="00587180" w:rsidRDefault="001B7AC3" w:rsidP="001B7AC3">
            <w:pPr>
              <w:rPr>
                <w:sz w:val="20"/>
              </w:rPr>
            </w:pPr>
            <w:r w:rsidRPr="00587180">
              <w:rPr>
                <w:sz w:val="20"/>
                <w:lang w:val="de-DE"/>
              </w:rPr>
              <w:t xml:space="preserve">DBG Legal Entity </w:t>
            </w:r>
            <w:r w:rsidRPr="00587180">
              <w:rPr>
                <w:sz w:val="20"/>
              </w:rPr>
              <w:t>Responsible</w:t>
            </w:r>
          </w:p>
        </w:tc>
        <w:tc>
          <w:tcPr>
            <w:tcW w:w="1843"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35" w:author="Nicole Fich" w:date="2018-09-19T12:13:00Z">
              <w:tcPr>
                <w:tcW w:w="1997"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758D19F0" w14:textId="77777777" w:rsidR="001B7AC3" w:rsidRPr="00587180" w:rsidRDefault="001B7AC3" w:rsidP="001B7AC3">
            <w:pPr>
              <w:rPr>
                <w:sz w:val="20"/>
              </w:rPr>
            </w:pPr>
            <w:r w:rsidRPr="00587180">
              <w:rPr>
                <w:sz w:val="20"/>
              </w:rPr>
              <w:t>Read access to all applications</w:t>
            </w:r>
          </w:p>
        </w:tc>
        <w:tc>
          <w:tcPr>
            <w:tcW w:w="2552"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36" w:author="Nicole Fich" w:date="2018-09-19T12:13:00Z">
              <w:tcPr>
                <w:tcW w:w="3034"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4128FCE1" w14:textId="77777777" w:rsidR="001B7AC3" w:rsidRPr="00587180" w:rsidRDefault="001B7AC3" w:rsidP="001B7AC3">
            <w:pPr>
              <w:rPr>
                <w:sz w:val="20"/>
              </w:rPr>
            </w:pPr>
            <w:r w:rsidRPr="00587180">
              <w:rPr>
                <w:sz w:val="20"/>
              </w:rPr>
              <w:t>Write access to all applications to add / remove a legal entity as “owning” or “using legal entity”.</w:t>
            </w:r>
          </w:p>
        </w:tc>
        <w:tc>
          <w:tcPr>
            <w:tcW w:w="2551"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37" w:author="Nicole Fich" w:date="2018-09-19T12:13:00Z">
              <w:tcPr>
                <w:tcW w:w="1857"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5C7A24C5" w14:textId="77777777" w:rsidR="001B7AC3" w:rsidRPr="00587180" w:rsidRDefault="001B7AC3" w:rsidP="001B7AC3">
            <w:pPr>
              <w:rPr>
                <w:sz w:val="20"/>
              </w:rPr>
            </w:pPr>
            <w:r w:rsidRPr="00587180">
              <w:rPr>
                <w:sz w:val="20"/>
              </w:rPr>
              <w:t>Legal Entity contact person</w:t>
            </w:r>
          </w:p>
        </w:tc>
        <w:tc>
          <w:tcPr>
            <w:tcW w:w="2835"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Change w:id="738" w:author="Nicole Fich" w:date="2018-09-19T12:13:00Z">
              <w:tcPr>
                <w:tcW w:w="3177" w:type="dxa"/>
                <w:tcBorders>
                  <w:top w:val="single" w:sz="8" w:space="0" w:color="FFFFFF"/>
                  <w:left w:val="single" w:sz="8" w:space="0" w:color="FFFFFF"/>
                  <w:bottom w:val="single" w:sz="8" w:space="0" w:color="FFFFFF"/>
                  <w:right w:val="single" w:sz="8" w:space="0" w:color="FFFFFF"/>
                </w:tcBorders>
                <w:shd w:val="clear" w:color="auto" w:fill="E9EFFF"/>
                <w:tcMar>
                  <w:top w:w="72" w:type="dxa"/>
                  <w:left w:w="144" w:type="dxa"/>
                  <w:bottom w:w="72" w:type="dxa"/>
                  <w:right w:w="144" w:type="dxa"/>
                </w:tcMar>
                <w:hideMark/>
              </w:tcPr>
            </w:tcPrChange>
          </w:tcPr>
          <w:p w14:paraId="54E17C05" w14:textId="77777777" w:rsidR="00787933" w:rsidRPr="00587180" w:rsidRDefault="00F9156B" w:rsidP="001B7AC3">
            <w:pPr>
              <w:numPr>
                <w:ilvl w:val="0"/>
                <w:numId w:val="53"/>
              </w:numPr>
              <w:rPr>
                <w:sz w:val="20"/>
              </w:rPr>
            </w:pPr>
            <w:r w:rsidRPr="00587180">
              <w:rPr>
                <w:sz w:val="20"/>
              </w:rPr>
              <w:t>Maintain owning and using legal entity entries. Use compliance reporting to ensure data quality.</w:t>
            </w:r>
          </w:p>
        </w:tc>
      </w:tr>
    </w:tbl>
    <w:p w14:paraId="63C9AA22" w14:textId="3F94F62C" w:rsidR="00750156" w:rsidRPr="00587180" w:rsidRDefault="00750156" w:rsidP="00750156">
      <w:pPr>
        <w:spacing w:line="276" w:lineRule="auto"/>
        <w:rPr>
          <w:ins w:id="739" w:author="Nicole Fich" w:date="2018-09-20T14:55:00Z"/>
          <w:sz w:val="16"/>
          <w:szCs w:val="16"/>
        </w:rPr>
      </w:pPr>
      <w:bookmarkStart w:id="740" w:name="_Toc525219239"/>
      <w:ins w:id="741" w:author="Nicole Fich" w:date="2018-09-20T14:54:00Z">
        <w:r w:rsidRPr="00750156">
          <w:rPr>
            <w:sz w:val="16"/>
            <w:szCs w:val="16"/>
            <w:rPrChange w:id="742" w:author="Nicole Fich" w:date="2018-09-20T14:55:00Z">
              <w:rPr/>
            </w:rPrChange>
          </w:rPr>
          <w:t xml:space="preserve">Figure </w:t>
        </w:r>
        <w:r w:rsidRPr="00750156">
          <w:rPr>
            <w:sz w:val="16"/>
            <w:szCs w:val="16"/>
            <w:rPrChange w:id="743" w:author="Nicole Fich" w:date="2018-09-20T14:55:00Z">
              <w:rPr/>
            </w:rPrChange>
          </w:rPr>
          <w:fldChar w:fldCharType="begin"/>
        </w:r>
        <w:r w:rsidRPr="00750156">
          <w:rPr>
            <w:sz w:val="16"/>
            <w:szCs w:val="16"/>
            <w:rPrChange w:id="744" w:author="Nicole Fich" w:date="2018-09-20T14:55:00Z">
              <w:rPr/>
            </w:rPrChange>
          </w:rPr>
          <w:instrText xml:space="preserve"> SEQ Figure \* ARABIC </w:instrText>
        </w:r>
      </w:ins>
      <w:r w:rsidRPr="00750156">
        <w:rPr>
          <w:sz w:val="16"/>
          <w:szCs w:val="16"/>
          <w:rPrChange w:id="745" w:author="Nicole Fich" w:date="2018-09-20T14:55:00Z">
            <w:rPr/>
          </w:rPrChange>
        </w:rPr>
        <w:fldChar w:fldCharType="separate"/>
      </w:r>
      <w:ins w:id="746" w:author="Nicole Fich" w:date="2018-09-20T15:04:00Z">
        <w:r w:rsidR="006D6DCD">
          <w:rPr>
            <w:noProof/>
            <w:sz w:val="16"/>
            <w:szCs w:val="16"/>
          </w:rPr>
          <w:t>3</w:t>
        </w:r>
      </w:ins>
      <w:ins w:id="747" w:author="Nicole Fich" w:date="2018-09-20T14:54:00Z">
        <w:r w:rsidRPr="00750156">
          <w:rPr>
            <w:sz w:val="16"/>
            <w:szCs w:val="16"/>
            <w:rPrChange w:id="748" w:author="Nicole Fich" w:date="2018-09-20T14:55:00Z">
              <w:rPr/>
            </w:rPrChange>
          </w:rPr>
          <w:fldChar w:fldCharType="end"/>
        </w:r>
      </w:ins>
      <w:ins w:id="749" w:author="Nicole Fich" w:date="2018-09-20T14:55:00Z">
        <w:r w:rsidRPr="00750156">
          <w:rPr>
            <w:sz w:val="16"/>
            <w:szCs w:val="16"/>
            <w:rPrChange w:id="750" w:author="Nicole Fich" w:date="2018-09-20T14:55:00Z">
              <w:rPr/>
            </w:rPrChange>
          </w:rPr>
          <w:t>:</w:t>
        </w:r>
        <w:r>
          <w:t xml:space="preserve"> </w:t>
        </w:r>
        <w:r>
          <w:rPr>
            <w:sz w:val="16"/>
            <w:szCs w:val="16"/>
          </w:rPr>
          <w:t>R</w:t>
        </w:r>
        <w:r w:rsidRPr="00587180">
          <w:rPr>
            <w:sz w:val="16"/>
            <w:szCs w:val="16"/>
          </w:rPr>
          <w:t xml:space="preserve">oles&amp;responsibilities overview (as of </w:t>
        </w:r>
        <w:r>
          <w:rPr>
            <w:sz w:val="16"/>
            <w:szCs w:val="16"/>
          </w:rPr>
          <w:t>21.08.2018</w:t>
        </w:r>
        <w:r w:rsidRPr="00587180">
          <w:rPr>
            <w:sz w:val="16"/>
            <w:szCs w:val="16"/>
          </w:rPr>
          <w:t>)</w:t>
        </w:r>
        <w:bookmarkEnd w:id="740"/>
      </w:ins>
    </w:p>
    <w:p w14:paraId="6DB1756F" w14:textId="68D6C873" w:rsidR="00345677" w:rsidRPr="00587180" w:rsidDel="00750156" w:rsidRDefault="00345677">
      <w:pPr>
        <w:spacing w:line="276" w:lineRule="auto"/>
        <w:rPr>
          <w:del w:id="751" w:author="Nicole Fich" w:date="2018-09-20T14:56:00Z"/>
          <w:sz w:val="16"/>
          <w:szCs w:val="16"/>
        </w:rPr>
      </w:pPr>
      <w:del w:id="752" w:author="Nicole Fich" w:date="2018-09-20T14:56:00Z">
        <w:r w:rsidRPr="00587180" w:rsidDel="00750156">
          <w:rPr>
            <w:b/>
            <w:sz w:val="16"/>
            <w:szCs w:val="16"/>
          </w:rPr>
          <w:delText>Figure</w:delText>
        </w:r>
        <w:r w:rsidRPr="00587180" w:rsidDel="00750156">
          <w:rPr>
            <w:sz w:val="16"/>
            <w:szCs w:val="16"/>
          </w:rPr>
          <w:delText xml:space="preserve">: roles&amp;responsibilities overview (as of </w:delText>
        </w:r>
        <w:r w:rsidR="001B7AC3" w:rsidDel="00750156">
          <w:rPr>
            <w:sz w:val="16"/>
            <w:szCs w:val="16"/>
          </w:rPr>
          <w:delText>21.08.2018</w:delText>
        </w:r>
        <w:r w:rsidRPr="00587180" w:rsidDel="00750156">
          <w:rPr>
            <w:sz w:val="16"/>
            <w:szCs w:val="16"/>
          </w:rPr>
          <w:delText>)</w:delText>
        </w:r>
      </w:del>
    </w:p>
    <w:p w14:paraId="7200B800" w14:textId="4EFEFEC8" w:rsidR="00345677" w:rsidRDefault="00345677">
      <w:pPr>
        <w:spacing w:line="276" w:lineRule="auto"/>
      </w:pPr>
    </w:p>
    <w:p w14:paraId="2781241C" w14:textId="61CE2149" w:rsidR="00345677" w:rsidDel="00FB5393" w:rsidRDefault="005352F0">
      <w:pPr>
        <w:spacing w:line="276" w:lineRule="auto"/>
        <w:rPr>
          <w:moveFrom w:id="753" w:author="Nicole Fich" w:date="2018-09-19T12:14:00Z"/>
        </w:rPr>
      </w:pPr>
      <w:ins w:id="754" w:author="Nicole Fich" w:date="2018-09-19T12:14:00Z">
        <w:r>
          <w:t>Moreover a</w:t>
        </w:r>
      </w:ins>
      <w:moveFromRangeStart w:id="755" w:author="Nicole Fich" w:date="2018-09-19T12:14:00Z" w:name="move525122583"/>
      <w:moveFrom w:id="756" w:author="Nicole Fich" w:date="2018-09-19T12:14:00Z">
        <w:r w:rsidR="00FB5723" w:rsidDel="00FB5393">
          <w:t>The roles&amp;responsibilities of the different stakeholders are translated into roles&amp;rights/profiles</w:t>
        </w:r>
        <w:r w:rsidR="007D4EF6" w:rsidDel="00FB5393">
          <w:rPr>
            <w:rStyle w:val="FootnoteReference"/>
          </w:rPr>
          <w:footnoteReference w:id="5"/>
        </w:r>
        <w:r w:rsidR="00FB5723" w:rsidDel="00FB5393">
          <w:t xml:space="preserve"> within the system MEGA. </w:t>
        </w:r>
      </w:moveFrom>
    </w:p>
    <w:moveFromRangeEnd w:id="755"/>
    <w:p w14:paraId="651A4B6A" w14:textId="65B97ED6" w:rsidR="000712CA" w:rsidRDefault="004D442C">
      <w:pPr>
        <w:spacing w:line="276" w:lineRule="auto"/>
      </w:pPr>
      <w:del w:id="759" w:author="Nicole Fich" w:date="2018-09-19T12:14:00Z">
        <w:r w:rsidDel="005352F0">
          <w:delText>A</w:delText>
        </w:r>
      </w:del>
      <w:r>
        <w:t xml:space="preserve"> </w:t>
      </w:r>
      <w:commentRangeStart w:id="760"/>
      <w:r>
        <w:t>panel</w:t>
      </w:r>
      <w:r w:rsidR="0018224E">
        <w:t>, that is presented by the major stakeholders</w:t>
      </w:r>
      <w:ins w:id="761" w:author="Nicole Fich" w:date="2018-09-17T16:41:00Z">
        <w:r w:rsidR="00956C32">
          <w:t xml:space="preserve"> (banking-regulated LE, IT Infrastructure, GIS, CS)</w:t>
        </w:r>
      </w:ins>
      <w:r w:rsidR="0018224E">
        <w:t>,</w:t>
      </w:r>
      <w:r>
        <w:t xml:space="preserve"> </w:t>
      </w:r>
      <w:commentRangeEnd w:id="760"/>
      <w:r w:rsidR="00A90E59">
        <w:rPr>
          <w:rStyle w:val="CommentReference"/>
        </w:rPr>
        <w:commentReference w:id="760"/>
      </w:r>
      <w:r>
        <w:t>will be called if there is need for discussion, e.g. not all LE have approved the deletion of an application.</w:t>
      </w:r>
      <w:r w:rsidR="0018224E">
        <w:t xml:space="preserve"> It is used as an escalation body.</w:t>
      </w:r>
    </w:p>
    <w:p w14:paraId="04617114" w14:textId="6C61AD55" w:rsidR="000712CA" w:rsidDel="001814EF" w:rsidRDefault="000712CA" w:rsidP="00587180">
      <w:pPr>
        <w:pStyle w:val="Heading3"/>
        <w:rPr>
          <w:del w:id="762" w:author="Nicole Fich" w:date="2018-09-17T16:43:00Z"/>
        </w:rPr>
      </w:pPr>
      <w:del w:id="763" w:author="Nicole Fich" w:date="2018-09-17T16:43:00Z">
        <w:r w:rsidDel="001814EF">
          <w:lastRenderedPageBreak/>
          <w:delText>Responsibilities (accountable)</w:delText>
        </w:r>
      </w:del>
    </w:p>
    <w:p w14:paraId="5B8DADFA" w14:textId="7618836F" w:rsidR="000712CA" w:rsidRPr="009B3BBA" w:rsidDel="001814EF" w:rsidRDefault="00613F88" w:rsidP="00587180">
      <w:pPr>
        <w:spacing w:line="270" w:lineRule="atLeast"/>
        <w:ind w:left="851"/>
        <w:rPr>
          <w:del w:id="764" w:author="Nicole Fich" w:date="2018-09-17T16:43:00Z"/>
        </w:rPr>
      </w:pPr>
      <w:del w:id="765" w:author="Nicole Fich" w:date="2018-09-17T16:43:00Z">
        <w:r w:rsidDel="001814EF">
          <w:delText>Application owner of the software inventory (MEGA) is Corporate Systems.</w:delText>
        </w:r>
      </w:del>
    </w:p>
    <w:p w14:paraId="1B62E95A" w14:textId="240A9BCF" w:rsidR="00613F88" w:rsidDel="001814EF" w:rsidRDefault="00613F88" w:rsidP="00587180">
      <w:pPr>
        <w:spacing w:line="270" w:lineRule="atLeast"/>
        <w:ind w:left="851"/>
        <w:rPr>
          <w:del w:id="766" w:author="Nicole Fich" w:date="2018-09-17T16:43:00Z"/>
        </w:rPr>
      </w:pPr>
      <w:del w:id="767" w:author="Nicole Fich" w:date="2018-09-17T16:43:00Z">
        <w:r w:rsidDel="001814EF">
          <w:delText xml:space="preserve">Accountable for data of the applications are the Legal Entities, except for the </w:delText>
        </w:r>
        <w:r w:rsidR="00E90420" w:rsidDel="001814EF">
          <w:delText>security attributes</w:delText>
        </w:r>
        <w:r w:rsidDel="001814EF">
          <w:delText xml:space="preserve">. The </w:delText>
        </w:r>
        <w:r w:rsidR="00E90420" w:rsidDel="001814EF">
          <w:delText>security attributes</w:delText>
        </w:r>
        <w:r w:rsidDel="001814EF">
          <w:delText xml:space="preserve"> are maintained by Group Security.</w:delText>
        </w:r>
      </w:del>
    </w:p>
    <w:p w14:paraId="647B57C4" w14:textId="405CE404" w:rsidR="00613F88" w:rsidRPr="000712CA" w:rsidDel="001814EF" w:rsidRDefault="00800943" w:rsidP="00587180">
      <w:pPr>
        <w:spacing w:line="270" w:lineRule="atLeast"/>
        <w:ind w:left="851"/>
        <w:rPr>
          <w:del w:id="768" w:author="Nicole Fich" w:date="2018-09-17T16:43:00Z"/>
        </w:rPr>
      </w:pPr>
      <w:del w:id="769" w:author="Nicole Fich" w:date="2018-09-17T16:43:00Z">
        <w:r w:rsidDel="001814EF">
          <w:delText>The process document is owned by Corporate Systems and will be yearly reviewed.</w:delText>
        </w:r>
      </w:del>
    </w:p>
    <w:p w14:paraId="3BB0F2D6" w14:textId="32F14A05" w:rsidR="003A0632" w:rsidRDefault="003A0632">
      <w:pPr>
        <w:spacing w:line="276" w:lineRule="auto"/>
        <w:rPr>
          <w:b/>
          <w:sz w:val="24"/>
        </w:rPr>
      </w:pPr>
      <w:r>
        <w:br w:type="page"/>
      </w:r>
    </w:p>
    <w:p w14:paraId="5872F12C" w14:textId="48F75BBE" w:rsidR="000B2187" w:rsidRDefault="000B2187">
      <w:pPr>
        <w:pStyle w:val="Heading1"/>
        <w:pPrChange w:id="770" w:author="Nicole Fich" w:date="2018-09-19T12:03:00Z">
          <w:pPr>
            <w:pStyle w:val="Heading2"/>
          </w:pPr>
        </w:pPrChange>
      </w:pPr>
      <w:bookmarkStart w:id="771" w:name="_Toc525121595"/>
      <w:commentRangeStart w:id="772"/>
      <w:r w:rsidRPr="000B2187">
        <w:lastRenderedPageBreak/>
        <w:t>Overview of process</w:t>
      </w:r>
      <w:commentRangeEnd w:id="772"/>
      <w:r w:rsidR="009A3408">
        <w:rPr>
          <w:rStyle w:val="CommentReference"/>
          <w:b w:val="0"/>
        </w:rPr>
        <w:commentReference w:id="772"/>
      </w:r>
      <w:ins w:id="773" w:author="Nicole Fich" w:date="2018-09-18T16:48:00Z">
        <w:r w:rsidR="00DB223E">
          <w:t>es</w:t>
        </w:r>
      </w:ins>
      <w:bookmarkEnd w:id="771"/>
    </w:p>
    <w:p w14:paraId="69AE7BC5" w14:textId="67E5CA45" w:rsidR="006B2CF4" w:rsidDel="006C01B3" w:rsidRDefault="006B2CF4">
      <w:pPr>
        <w:ind w:left="720"/>
        <w:rPr>
          <w:del w:id="774" w:author="Nicole Fich" w:date="2018-09-20T10:39:00Z"/>
        </w:rPr>
        <w:pPrChange w:id="775" w:author="Nicole Fich" w:date="2018-09-20T10:39:00Z">
          <w:pPr/>
        </w:pPrChange>
      </w:pPr>
      <w:r>
        <w:t xml:space="preserve">In the following the main processes (add, decommissioning, maintain) </w:t>
      </w:r>
      <w:r w:rsidR="00AF0E0C">
        <w:t>are described.</w:t>
      </w:r>
    </w:p>
    <w:p w14:paraId="758DA3FC" w14:textId="77777777" w:rsidR="006C01B3" w:rsidRDefault="006C01B3" w:rsidP="00587180">
      <w:pPr>
        <w:ind w:left="720"/>
        <w:rPr>
          <w:ins w:id="776" w:author="Nicole Fich" w:date="2018-09-20T10:39:00Z"/>
        </w:rPr>
      </w:pPr>
    </w:p>
    <w:p w14:paraId="75973A8E" w14:textId="508F2B69" w:rsidR="003814E8" w:rsidRDefault="003814E8">
      <w:pPr>
        <w:ind w:left="720"/>
        <w:pPrChange w:id="777" w:author="Nicole Fich" w:date="2018-09-20T10:39:00Z">
          <w:pPr/>
        </w:pPrChange>
      </w:pPr>
      <w:r>
        <w:rPr>
          <w:noProof/>
          <w:u w:val="single"/>
        </w:rPr>
        <mc:AlternateContent>
          <mc:Choice Requires="wps">
            <w:drawing>
              <wp:anchor distT="0" distB="0" distL="114300" distR="114300" simplePos="0" relativeHeight="251667456" behindDoc="0" locked="0" layoutInCell="1" allowOverlap="1" wp14:anchorId="1CFE24AD" wp14:editId="2FFA37B2">
                <wp:simplePos x="0" y="0"/>
                <wp:positionH relativeFrom="column">
                  <wp:posOffset>494665</wp:posOffset>
                </wp:positionH>
                <wp:positionV relativeFrom="paragraph">
                  <wp:posOffset>171450</wp:posOffset>
                </wp:positionV>
                <wp:extent cx="5910682" cy="4210050"/>
                <wp:effectExtent l="0" t="0" r="13970" b="19050"/>
                <wp:wrapNone/>
                <wp:docPr id="11" name="Rectangle 11"/>
                <wp:cNvGraphicFramePr/>
                <a:graphic xmlns:a="http://schemas.openxmlformats.org/drawingml/2006/main">
                  <a:graphicData uri="http://schemas.microsoft.com/office/word/2010/wordprocessingShape">
                    <wps:wsp>
                      <wps:cNvSpPr/>
                      <wps:spPr>
                        <a:xfrm>
                          <a:off x="0" y="0"/>
                          <a:ext cx="5910682" cy="4210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598D4" id="Rectangle 11" o:spid="_x0000_s1026" style="position:absolute;margin-left:38.95pt;margin-top:13.5pt;width:465.4pt;height:3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" filled="f" strokecolor="black [3213]" strokeweight="1pt"/>
            </w:pict>
          </mc:Fallback>
        </mc:AlternateContent>
      </w:r>
    </w:p>
    <w:p w14:paraId="4C9B0438" w14:textId="13F67C4B" w:rsidR="000B2187" w:rsidRDefault="00D20416">
      <w:pPr>
        <w:ind w:left="851"/>
        <w:pPrChange w:id="778" w:author="Nicole Fich" w:date="2018-09-20T10:39:00Z">
          <w:pPr>
            <w:ind w:left="720"/>
          </w:pPr>
        </w:pPrChange>
      </w:pPr>
      <w:del w:id="779" w:author="Nicole Fich" w:date="2018-09-20T10:38:00Z">
        <w:r w:rsidDel="00043C2D">
          <w:rPr>
            <w:noProof/>
          </w:rPr>
          <w:lastRenderedPageBreak/>
          <w:drawing>
            <wp:inline distT="0" distB="0" distL="0" distR="0" wp14:anchorId="7D27B04C" wp14:editId="0A26C7C9">
              <wp:extent cx="5768975" cy="293814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975" cy="2938145"/>
                      </a:xfrm>
                      <a:prstGeom prst="rect">
                        <a:avLst/>
                      </a:prstGeom>
                    </pic:spPr>
                  </pic:pic>
                </a:graphicData>
              </a:graphic>
            </wp:inline>
          </w:drawing>
        </w:r>
      </w:del>
      <w:ins w:id="780" w:author="Nicole Fich" w:date="2018-09-20T10:39:00Z">
        <w:r w:rsidR="006C01B3">
          <w:rPr>
            <w:noProof/>
          </w:rPr>
          <w:drawing>
            <wp:inline distT="0" distB="0" distL="0" distR="0" wp14:anchorId="08DE61BF" wp14:editId="56588BAA">
              <wp:extent cx="5753100" cy="409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4095750"/>
                      </a:xfrm>
                      <a:prstGeom prst="rect">
                        <a:avLst/>
                      </a:prstGeom>
                    </pic:spPr>
                  </pic:pic>
                </a:graphicData>
              </a:graphic>
            </wp:inline>
          </w:drawing>
        </w:r>
      </w:ins>
    </w:p>
    <w:p w14:paraId="4CCC17D5" w14:textId="20DDEEE4" w:rsidR="00B80A75" w:rsidRPr="00AA6CC0" w:rsidRDefault="00750156">
      <w:pPr>
        <w:pStyle w:val="Caption"/>
        <w:rPr>
          <w:sz w:val="16"/>
          <w:szCs w:val="16"/>
        </w:rPr>
        <w:pPrChange w:id="781" w:author="Nicole Fich" w:date="2018-09-20T14:57:00Z">
          <w:pPr>
            <w:ind w:left="720"/>
          </w:pPr>
        </w:pPrChange>
      </w:pPr>
      <w:bookmarkStart w:id="782" w:name="_Toc525219240"/>
      <w:ins w:id="783" w:author="Nicole Fich" w:date="2018-09-20T14:57:00Z">
        <w:r w:rsidRPr="00750156">
          <w:rPr>
            <w:sz w:val="16"/>
            <w:szCs w:val="16"/>
            <w:rPrChange w:id="784" w:author="Nicole Fich" w:date="2018-09-20T14:57:00Z">
              <w:rPr/>
            </w:rPrChange>
          </w:rPr>
          <w:t xml:space="preserve">Figure </w:t>
        </w:r>
        <w:r w:rsidRPr="00750156">
          <w:rPr>
            <w:sz w:val="16"/>
            <w:szCs w:val="16"/>
            <w:rPrChange w:id="785" w:author="Nicole Fich" w:date="2018-09-20T14:57:00Z">
              <w:rPr/>
            </w:rPrChange>
          </w:rPr>
          <w:fldChar w:fldCharType="begin"/>
        </w:r>
        <w:r w:rsidRPr="00750156">
          <w:rPr>
            <w:sz w:val="16"/>
            <w:szCs w:val="16"/>
            <w:rPrChange w:id="786" w:author="Nicole Fich" w:date="2018-09-20T14:57:00Z">
              <w:rPr/>
            </w:rPrChange>
          </w:rPr>
          <w:instrText xml:space="preserve"> SEQ Figure \* ARABIC </w:instrText>
        </w:r>
      </w:ins>
      <w:r w:rsidRPr="00750156">
        <w:rPr>
          <w:sz w:val="16"/>
          <w:szCs w:val="16"/>
          <w:rPrChange w:id="787" w:author="Nicole Fich" w:date="2018-09-20T14:57:00Z">
            <w:rPr/>
          </w:rPrChange>
        </w:rPr>
        <w:fldChar w:fldCharType="separate"/>
      </w:r>
      <w:ins w:id="788" w:author="Nicole Fich" w:date="2018-09-20T15:04:00Z">
        <w:r w:rsidR="006D6DCD">
          <w:rPr>
            <w:noProof/>
            <w:sz w:val="16"/>
            <w:szCs w:val="16"/>
          </w:rPr>
          <w:t>4</w:t>
        </w:r>
      </w:ins>
      <w:ins w:id="789" w:author="Nicole Fich" w:date="2018-09-20T14:57:00Z">
        <w:r w:rsidRPr="00750156">
          <w:rPr>
            <w:sz w:val="16"/>
            <w:szCs w:val="16"/>
            <w:rPrChange w:id="790" w:author="Nicole Fich" w:date="2018-09-20T14:57:00Z">
              <w:rPr/>
            </w:rPrChange>
          </w:rPr>
          <w:fldChar w:fldCharType="end"/>
        </w:r>
        <w:r w:rsidRPr="00750156">
          <w:rPr>
            <w:sz w:val="16"/>
            <w:szCs w:val="16"/>
            <w:rPrChange w:id="791" w:author="Nicole Fich" w:date="2018-09-20T14:57:00Z">
              <w:rPr/>
            </w:rPrChange>
          </w:rPr>
          <w:t xml:space="preserve">: </w:t>
        </w:r>
      </w:ins>
      <w:del w:id="792" w:author="Nicole Fich" w:date="2018-09-20T14:57:00Z">
        <w:r w:rsidR="00B80A75" w:rsidRPr="00AA6CC0" w:rsidDel="00750156">
          <w:rPr>
            <w:b/>
            <w:sz w:val="16"/>
            <w:szCs w:val="16"/>
          </w:rPr>
          <w:delText xml:space="preserve">Figure </w:delText>
        </w:r>
        <w:r w:rsidR="00446B81" w:rsidDel="00750156">
          <w:rPr>
            <w:b/>
            <w:sz w:val="16"/>
            <w:szCs w:val="16"/>
          </w:rPr>
          <w:delText>4</w:delText>
        </w:r>
        <w:r w:rsidR="00B80A75" w:rsidRPr="00AA6CC0" w:rsidDel="00750156">
          <w:rPr>
            <w:b/>
            <w:sz w:val="16"/>
            <w:szCs w:val="16"/>
          </w:rPr>
          <w:delText>:</w:delText>
        </w:r>
        <w:r w:rsidR="00B80A75" w:rsidRPr="00AA6CC0" w:rsidDel="00750156">
          <w:rPr>
            <w:sz w:val="16"/>
            <w:szCs w:val="16"/>
          </w:rPr>
          <w:delText xml:space="preserve"> </w:delText>
        </w:r>
      </w:del>
      <w:r w:rsidR="00AA6CC0" w:rsidRPr="00AA6CC0">
        <w:rPr>
          <w:sz w:val="16"/>
          <w:szCs w:val="16"/>
        </w:rPr>
        <w:t>O</w:t>
      </w:r>
      <w:r w:rsidR="00B80A75" w:rsidRPr="00AA6CC0">
        <w:rPr>
          <w:sz w:val="16"/>
          <w:szCs w:val="16"/>
        </w:rPr>
        <w:t>verview of process</w:t>
      </w:r>
      <w:r w:rsidR="00307C42">
        <w:rPr>
          <w:sz w:val="16"/>
          <w:szCs w:val="16"/>
        </w:rPr>
        <w:t>es</w:t>
      </w:r>
      <w:r w:rsidR="003A0632">
        <w:rPr>
          <w:sz w:val="16"/>
          <w:szCs w:val="16"/>
        </w:rPr>
        <w:t xml:space="preserve"> (as of 28.06.2018)</w:t>
      </w:r>
      <w:bookmarkEnd w:id="782"/>
    </w:p>
    <w:p w14:paraId="46238DB4" w14:textId="79355D92" w:rsidR="00635956" w:rsidRDefault="003E2A98">
      <w:pPr>
        <w:pStyle w:val="Heading2"/>
        <w:pPrChange w:id="793" w:author="Nicole Fich" w:date="2018-09-19T12:04:00Z">
          <w:pPr>
            <w:pStyle w:val="Heading3"/>
          </w:pPr>
        </w:pPrChange>
      </w:pPr>
      <w:bookmarkStart w:id="794" w:name="_Toc525121596"/>
      <w:r>
        <w:lastRenderedPageBreak/>
        <w:t>Add an application</w:t>
      </w:r>
      <w:bookmarkEnd w:id="794"/>
    </w:p>
    <w:p w14:paraId="2F7BF324" w14:textId="19DCBA1B" w:rsidR="00893E94" w:rsidRDefault="00893E94" w:rsidP="00587180">
      <w:pPr>
        <w:ind w:left="720"/>
        <w:rPr>
          <w:ins w:id="795" w:author="Nicole Fich" w:date="2018-09-10T17:08:00Z"/>
        </w:rPr>
      </w:pPr>
      <w:ins w:id="796" w:author="Nicole Fich" w:date="2018-09-10T17:08:00Z">
        <w:r>
          <w:t>Add an application is seprated in several process steps:</w:t>
        </w:r>
      </w:ins>
    </w:p>
    <w:p w14:paraId="2B3C7A07" w14:textId="77777777" w:rsidR="00893E94" w:rsidRDefault="00037B0F">
      <w:pPr>
        <w:pStyle w:val="ListParagraph"/>
        <w:numPr>
          <w:ilvl w:val="0"/>
          <w:numId w:val="57"/>
        </w:numPr>
        <w:rPr>
          <w:ins w:id="797" w:author="Nicole Fich" w:date="2018-09-10T17:08:00Z"/>
        </w:rPr>
        <w:pPrChange w:id="798" w:author="Nicole Fich" w:date="2018-09-10T17:08:00Z">
          <w:pPr>
            <w:ind w:left="720"/>
          </w:pPr>
        </w:pPrChange>
      </w:pPr>
      <w:r>
        <w:t xml:space="preserve">The </w:t>
      </w:r>
      <w:r w:rsidR="00032B8F">
        <w:t>employee of a product who is nominated to maintain the application</w:t>
      </w:r>
      <w:r w:rsidR="00DA3FD6">
        <w:rPr>
          <w:rStyle w:val="FootnoteReference"/>
        </w:rPr>
        <w:footnoteReference w:id="6"/>
      </w:r>
      <w:r w:rsidR="00032B8F">
        <w:t xml:space="preserve"> data in MEGA is the </w:t>
      </w:r>
      <w:r>
        <w:t>Product MEGA contact (</w:t>
      </w:r>
      <w:r w:rsidR="00EF727C">
        <w:t xml:space="preserve">role in MEGA: </w:t>
      </w:r>
      <w:r w:rsidR="00EF727C" w:rsidRPr="00EF727C">
        <w:t>DBG Application Portfolio Manager</w:t>
      </w:r>
      <w:r>
        <w:t>)</w:t>
      </w:r>
      <w:r w:rsidR="00032B8F">
        <w:t>. He/she</w:t>
      </w:r>
      <w:r>
        <w:t xml:space="preserve"> </w:t>
      </w:r>
      <w:r w:rsidR="00EF727C">
        <w:t>s</w:t>
      </w:r>
      <w:r w:rsidR="00EF727C" w:rsidRPr="00EF727C">
        <w:t>et</w:t>
      </w:r>
      <w:r w:rsidR="00EF727C">
        <w:t>s</w:t>
      </w:r>
      <w:r w:rsidR="00EF727C" w:rsidRPr="00EF727C">
        <w:t xml:space="preserve"> up</w:t>
      </w:r>
      <w:r w:rsidR="00F71174">
        <w:t xml:space="preserve"> a</w:t>
      </w:r>
      <w:r w:rsidR="00EF727C" w:rsidRPr="00EF727C">
        <w:t xml:space="preserve"> new application and assign</w:t>
      </w:r>
      <w:r w:rsidR="009237BE">
        <w:t>s</w:t>
      </w:r>
      <w:r w:rsidR="00EF727C" w:rsidRPr="00EF727C">
        <w:t xml:space="preserve"> at least a</w:t>
      </w:r>
      <w:r w:rsidR="00B71119">
        <w:t>n IT</w:t>
      </w:r>
      <w:r w:rsidR="00EF727C" w:rsidRPr="00EF727C">
        <w:t xml:space="preserve"> contributor </w:t>
      </w:r>
      <w:r w:rsidR="00B71119">
        <w:t xml:space="preserve">(role in MEGA: </w:t>
      </w:r>
      <w:r w:rsidR="00B71119" w:rsidRPr="00EF727C">
        <w:t>DBG Application Manager</w:t>
      </w:r>
      <w:r w:rsidR="00B71119">
        <w:t xml:space="preserve">) </w:t>
      </w:r>
      <w:r w:rsidR="00EF727C" w:rsidRPr="00EF727C">
        <w:t>to it</w:t>
      </w:r>
      <w:r w:rsidR="00EF727C">
        <w:t>.</w:t>
      </w:r>
      <w:r w:rsidR="00F71174">
        <w:t xml:space="preserve"> </w:t>
      </w:r>
    </w:p>
    <w:p w14:paraId="75844B33" w14:textId="614FB204" w:rsidR="00D15A94" w:rsidRDefault="00F71174">
      <w:pPr>
        <w:pStyle w:val="ListParagraph"/>
        <w:numPr>
          <w:ilvl w:val="0"/>
          <w:numId w:val="57"/>
        </w:numPr>
        <w:rPr>
          <w:ins w:id="802" w:author="Nicole Fich" w:date="2018-09-10T17:26:00Z"/>
        </w:rPr>
        <w:pPrChange w:id="803" w:author="Nicole Fich" w:date="2018-09-10T17:08:00Z">
          <w:pPr>
            <w:ind w:left="720"/>
          </w:pPr>
        </w:pPrChange>
      </w:pPr>
      <w:r>
        <w:t xml:space="preserve">Then </w:t>
      </w:r>
      <w:ins w:id="804" w:author="Nicole Fich" w:date="2018-09-10T17:26:00Z">
        <w:r w:rsidR="00D15A94" w:rsidRPr="00D15A94">
          <w:t xml:space="preserve">the Product MEGA contact has to flag (see figure below) the application regarding its status of data within MEGA. If the application is newly added and information will be filled the status is “on-boarding” (e.g. project mode or handover to another department). </w:t>
        </w:r>
      </w:ins>
      <w:del w:id="805" w:author="Nicole Fich" w:date="2018-09-10T17:26:00Z">
        <w:r w:rsidDel="00D15A94">
          <w:delText>the</w:delText>
        </w:r>
        <w:r w:rsidR="00D26A2E" w:rsidRPr="00D26A2E" w:rsidDel="00D15A94">
          <w:delText xml:space="preserve"> application </w:delText>
        </w:r>
        <w:r w:rsidDel="00D15A94">
          <w:delText xml:space="preserve">will </w:delText>
        </w:r>
        <w:r w:rsidR="00D26A2E" w:rsidRPr="00D26A2E" w:rsidDel="00D15A94">
          <w:delText>be flagged as “</w:delText>
        </w:r>
        <w:r w:rsidDel="00D15A94">
          <w:delText>on-boarding</w:delText>
        </w:r>
        <w:r w:rsidR="00D26A2E" w:rsidRPr="00D26A2E" w:rsidDel="00D15A94">
          <w:delText>”</w:delText>
        </w:r>
        <w:r w:rsidDel="00D15A94">
          <w:delText xml:space="preserve"> and</w:delText>
        </w:r>
        <w:r w:rsidR="00D26A2E" w:rsidRPr="00D26A2E" w:rsidDel="00D15A94">
          <w:delText xml:space="preserve"> </w:delText>
        </w:r>
      </w:del>
    </w:p>
    <w:p w14:paraId="640E5E36" w14:textId="77777777" w:rsidR="00D15A94" w:rsidRDefault="00D26A2E">
      <w:pPr>
        <w:pStyle w:val="ListParagraph"/>
        <w:numPr>
          <w:ilvl w:val="0"/>
          <w:numId w:val="57"/>
        </w:numPr>
        <w:rPr>
          <w:ins w:id="806" w:author="Nicole Fich" w:date="2018-09-10T17:27:00Z"/>
        </w:rPr>
        <w:pPrChange w:id="807" w:author="Nicole Fich" w:date="2018-09-10T17:08:00Z">
          <w:pPr>
            <w:ind w:left="720"/>
          </w:pPr>
        </w:pPrChange>
      </w:pPr>
      <w:del w:id="808" w:author="Nicole Fich" w:date="2018-09-10T17:26:00Z">
        <w:r w:rsidRPr="00D26A2E" w:rsidDel="00D15A94">
          <w:delText>d</w:delText>
        </w:r>
      </w:del>
      <w:ins w:id="809" w:author="Nicole Fich" w:date="2018-09-10T17:26:00Z">
        <w:r w:rsidR="00D15A94">
          <w:t>D</w:t>
        </w:r>
      </w:ins>
      <w:r w:rsidRPr="00D26A2E">
        <w:t>ata fields will be completed</w:t>
      </w:r>
      <w:ins w:id="810" w:author="Nicole Fich" w:date="2018-09-10T17:26:00Z">
        <w:r w:rsidR="00D15A94">
          <w:t xml:space="preserve"> by IT Contributor and </w:t>
        </w:r>
      </w:ins>
      <w:ins w:id="811" w:author="Nicole Fich" w:date="2018-09-10T17:27:00Z">
        <w:r w:rsidR="00D15A94">
          <w:t>Product MEGA contact</w:t>
        </w:r>
      </w:ins>
      <w:r w:rsidR="00F71174">
        <w:t>.</w:t>
      </w:r>
    </w:p>
    <w:p w14:paraId="1364FD13" w14:textId="77777777" w:rsidR="00C439F5" w:rsidRDefault="00F71174">
      <w:pPr>
        <w:pStyle w:val="ListParagraph"/>
        <w:numPr>
          <w:ilvl w:val="0"/>
          <w:numId w:val="57"/>
        </w:numPr>
        <w:rPr>
          <w:ins w:id="812" w:author="Nicole Fich" w:date="2018-09-20T11:40:00Z"/>
        </w:rPr>
        <w:pPrChange w:id="813" w:author="Nicole Fich" w:date="2018-09-10T17:08:00Z">
          <w:pPr>
            <w:ind w:left="720"/>
          </w:pPr>
        </w:pPrChange>
      </w:pPr>
      <w:del w:id="814" w:author="Nicole Fich" w:date="2018-09-18T16:49:00Z">
        <w:r w:rsidDel="00343D30">
          <w:delText xml:space="preserve"> </w:delText>
        </w:r>
      </w:del>
      <w:moveToRangeStart w:id="815" w:author="Nicole Fich" w:date="2018-09-10T17:27:00Z" w:name="move524363795"/>
      <w:r w:rsidR="00D15A94" w:rsidRPr="00D15A94">
        <w:t>After completing the minimum set of data by the Product MEGA contact and IT Contributor the status has to be changed to “minimum maintained data” by the Product MEGA contact</w:t>
      </w:r>
      <w:ins w:id="816" w:author="Nicole Fich" w:date="2018-09-20T11:35:00Z">
        <w:r w:rsidR="00913EA0">
          <w:t xml:space="preserve"> after he/she validates data fields.</w:t>
        </w:r>
      </w:ins>
      <w:del w:id="817" w:author="Nicole Fich" w:date="2018-09-20T11:35:00Z">
        <w:r w:rsidR="00D15A94" w:rsidRPr="00D15A94" w:rsidDel="00913EA0">
          <w:delText>,</w:delText>
        </w:r>
      </w:del>
      <w:r w:rsidR="00D15A94" w:rsidRPr="00D15A94">
        <w:t xml:space="preserve"> </w:t>
      </w:r>
    </w:p>
    <w:p w14:paraId="72B1E1DE" w14:textId="075640E4" w:rsidR="00D15A94" w:rsidRDefault="00913EA0">
      <w:pPr>
        <w:pStyle w:val="ListParagraph"/>
        <w:numPr>
          <w:ilvl w:val="0"/>
          <w:numId w:val="57"/>
        </w:numPr>
        <w:rPr>
          <w:ins w:id="818" w:author="Nicole Fich" w:date="2018-09-10T17:28:00Z"/>
        </w:rPr>
        <w:pPrChange w:id="819" w:author="Nicole Fich" w:date="2018-09-10T17:08:00Z">
          <w:pPr>
            <w:ind w:left="720"/>
          </w:pPr>
        </w:pPrChange>
      </w:pPr>
      <w:ins w:id="820" w:author="Nicole Fich" w:date="2018-09-20T11:35:00Z">
        <w:r>
          <w:t>T</w:t>
        </w:r>
      </w:ins>
      <w:del w:id="821" w:author="Nicole Fich" w:date="2018-09-20T11:35:00Z">
        <w:r w:rsidR="00D15A94" w:rsidRPr="00D15A94" w:rsidDel="00913EA0">
          <w:delText>t</w:delText>
        </w:r>
      </w:del>
      <w:r w:rsidR="00D15A94" w:rsidRPr="00D15A94">
        <w:t>hen an automatic Email</w:t>
      </w:r>
      <w:ins w:id="822" w:author="Nicole Fich" w:date="2018-09-11T13:52:00Z">
        <w:r w:rsidR="0038188C">
          <w:rPr>
            <w:rStyle w:val="FootnoteReference"/>
          </w:rPr>
          <w:footnoteReference w:id="7"/>
        </w:r>
      </w:ins>
      <w:r w:rsidR="00D15A94" w:rsidRPr="00D15A94">
        <w:t xml:space="preserve"> to inform </w:t>
      </w:r>
      <w:del w:id="828" w:author="Nicole Fich" w:date="2018-09-10T17:29:00Z">
        <w:r w:rsidR="00D15A94" w:rsidRPr="00D15A94" w:rsidDel="00D15A94">
          <w:delText xml:space="preserve">the </w:delText>
        </w:r>
      </w:del>
      <w:ins w:id="829" w:author="Nicole Fich" w:date="2018-09-10T17:29:00Z">
        <w:r w:rsidR="00D26A2E" w:rsidRPr="00D15A94">
          <w:t xml:space="preserve">all </w:t>
        </w:r>
        <w:r w:rsidR="00F71174" w:rsidRPr="00D15A94">
          <w:t>banking-regulated</w:t>
        </w:r>
        <w:r w:rsidR="00F71174" w:rsidRPr="00D15A94">
          <w:rPr>
            <w:vertAlign w:val="superscript"/>
          </w:rPr>
          <w:footnoteReference w:id="8"/>
        </w:r>
        <w:r w:rsidR="00F71174" w:rsidRPr="00D15A94">
          <w:t xml:space="preserve"> </w:t>
        </w:r>
        <w:r w:rsidR="00D26A2E" w:rsidRPr="00D15A94">
          <w:t>Legal Entities (LE) and Information Owner (IO)</w:t>
        </w:r>
        <w:r w:rsidR="00B621A5" w:rsidRPr="00D15A94">
          <w:rPr>
            <w:vertAlign w:val="superscript"/>
          </w:rPr>
          <w:footnoteReference w:id="9"/>
        </w:r>
        <w:r w:rsidR="00D26A2E" w:rsidRPr="00D15A94">
          <w:t xml:space="preserve"> </w:t>
        </w:r>
      </w:ins>
      <w:del w:id="834" w:author="Nicole Fich" w:date="2018-09-10T17:29:00Z">
        <w:r w:rsidR="00D15A94" w:rsidRPr="00D15A94" w:rsidDel="00D15A94">
          <w:delText xml:space="preserve">Legal Entities and Information Owner </w:delText>
        </w:r>
      </w:del>
      <w:ins w:id="835" w:author="Nicole Fich" w:date="2018-09-10T17:30:00Z">
        <w:r w:rsidR="00D26A2E" w:rsidRPr="00D15A94">
          <w:t xml:space="preserve">about newly added applications </w:t>
        </w:r>
      </w:ins>
      <w:r w:rsidR="00D15A94" w:rsidRPr="00D15A94">
        <w:t>will be generated.</w:t>
      </w:r>
      <w:ins w:id="836" w:author="Nicole Fich" w:date="2018-09-20T11:51:00Z">
        <w:r w:rsidR="00B97705">
          <w:br/>
        </w:r>
      </w:ins>
      <w:ins w:id="837" w:author="Nicole Fich" w:date="2018-09-20T12:54:00Z">
        <w:r w:rsidR="00BF5550">
          <w:t>(Email draft see annex 6.3)</w:t>
        </w:r>
      </w:ins>
      <w:del w:id="838" w:author="Nicole Fich" w:date="2018-09-20T11:36:00Z">
        <w:r w:rsidR="00D15A94" w:rsidRPr="00D15A94" w:rsidDel="00913EA0">
          <w:delText xml:space="preserve"> </w:delText>
        </w:r>
      </w:del>
    </w:p>
    <w:p w14:paraId="1DE1BC19" w14:textId="7AC9CD2B" w:rsidR="00D15A94" w:rsidRPr="00D15A94" w:rsidRDefault="00D15A94">
      <w:pPr>
        <w:pStyle w:val="ListParagraph"/>
        <w:numPr>
          <w:ilvl w:val="0"/>
          <w:numId w:val="57"/>
        </w:numPr>
        <w:rPr>
          <w:ins w:id="839" w:author="Nicole Fich" w:date="2018-09-10T17:28:00Z"/>
        </w:rPr>
      </w:pPr>
      <w:del w:id="840" w:author="Nicole Fich" w:date="2018-09-10T17:28:00Z">
        <w:r w:rsidRPr="00D15A94" w:rsidDel="00D15A94">
          <w:delText>If the application belongs to the portfolio, the Legal Entity responsible has to assign the Legal Entity as Using or/and Owning Legal Entity and set the status to “complete”. A quarterly “compliance report” will be sent to all banking-regulated Legal Entitites including the list of applications assigned to their Legal Entity. The Legal Entities have to check and confirm the current status.</w:delText>
        </w:r>
      </w:del>
      <w:moveToRangeEnd w:id="815"/>
      <w:del w:id="841" w:author="Nicole Fich" w:date="2018-09-10T17:30:00Z">
        <w:r w:rsidR="00F71174" w:rsidDel="00D15A94">
          <w:delText xml:space="preserve">After the </w:delText>
        </w:r>
        <w:r w:rsidR="00D26A2E" w:rsidRPr="00D26A2E" w:rsidDel="00D15A94">
          <w:delText xml:space="preserve">application </w:delText>
        </w:r>
        <w:r w:rsidR="00F71174" w:rsidDel="00D15A94">
          <w:delText>is</w:delText>
        </w:r>
        <w:r w:rsidR="00D26A2E" w:rsidRPr="00D26A2E" w:rsidDel="00D15A94">
          <w:delText xml:space="preserve"> flagged as “</w:delText>
        </w:r>
        <w:r w:rsidR="00F71174" w:rsidDel="00D15A94">
          <w:delText>complete</w:delText>
        </w:r>
        <w:r w:rsidR="00D26A2E" w:rsidRPr="00D26A2E" w:rsidDel="00D15A94">
          <w:delText xml:space="preserve">” - </w:delText>
        </w:r>
      </w:del>
      <w:del w:id="842" w:author="Nicole Fich" w:date="2018-09-10T17:29:00Z">
        <w:r w:rsidR="00D26A2E" w:rsidRPr="00D26A2E" w:rsidDel="00D15A94">
          <w:delText xml:space="preserve">all </w:delText>
        </w:r>
        <w:r w:rsidR="00F71174" w:rsidDel="00D15A94">
          <w:delText>banking-regulated</w:delText>
        </w:r>
        <w:r w:rsidR="00F71174" w:rsidDel="00D15A94">
          <w:rPr>
            <w:rStyle w:val="FootnoteReference"/>
          </w:rPr>
          <w:footnoteReference w:id="10"/>
        </w:r>
        <w:r w:rsidR="00F71174" w:rsidDel="00D15A94">
          <w:delText xml:space="preserve"> </w:delText>
        </w:r>
        <w:r w:rsidR="00D26A2E" w:rsidRPr="00D26A2E" w:rsidDel="00D15A94">
          <w:delText>Legal Entities (LE) and Information Owner (IO)</w:delText>
        </w:r>
        <w:r w:rsidR="00B621A5" w:rsidDel="00D15A94">
          <w:rPr>
            <w:rStyle w:val="FootnoteReference"/>
          </w:rPr>
          <w:footnoteReference w:id="11"/>
        </w:r>
        <w:r w:rsidR="00D26A2E" w:rsidRPr="00D26A2E" w:rsidDel="00D15A94">
          <w:delText xml:space="preserve"> </w:delText>
        </w:r>
      </w:del>
      <w:del w:id="847" w:author="Nicole Fich" w:date="2018-09-10T17:30:00Z">
        <w:r w:rsidR="00D26A2E" w:rsidRPr="00D26A2E" w:rsidDel="00D15A94">
          <w:delText xml:space="preserve">will receive information about newly added applications </w:delText>
        </w:r>
        <w:r w:rsidR="006C65D6" w:rsidDel="00D15A94">
          <w:delText>via E-mail</w:delText>
        </w:r>
        <w:r w:rsidR="0042278F" w:rsidDel="00D15A94">
          <w:delText xml:space="preserve">. </w:delText>
        </w:r>
      </w:del>
      <w:ins w:id="848" w:author="Nicole Fich" w:date="2018-09-10T17:28:00Z">
        <w:r w:rsidRPr="00D15A94">
          <w:t xml:space="preserve">If the application belongs to the portfolio, the Legal Entity responsible has to assign the Legal Entity as Using or/and Owning Legal Entity and set the status to “complete”. </w:t>
        </w:r>
      </w:ins>
    </w:p>
    <w:p w14:paraId="3C95A4C5" w14:textId="72505B83" w:rsidR="00C24437" w:rsidRDefault="0042278F">
      <w:pPr>
        <w:pStyle w:val="ListParagraph"/>
        <w:numPr>
          <w:ilvl w:val="0"/>
          <w:numId w:val="57"/>
        </w:numPr>
        <w:rPr>
          <w:ins w:id="849" w:author="Nicole Fich" w:date="2018-09-10T17:32:00Z"/>
        </w:rPr>
        <w:pPrChange w:id="850" w:author="Nicole Fich" w:date="2018-09-10T17:32:00Z">
          <w:pPr>
            <w:ind w:left="720"/>
          </w:pPr>
        </w:pPrChange>
      </w:pPr>
      <w:del w:id="851" w:author="Nicole Fich" w:date="2018-09-10T17:30:00Z">
        <w:r w:rsidDel="00D15A94">
          <w:delText>The Legal Entities will</w:delText>
        </w:r>
        <w:r w:rsidR="006C65D6" w:rsidDel="00D15A94">
          <w:delText xml:space="preserve"> </w:delText>
        </w:r>
        <w:r w:rsidR="00D26A2E" w:rsidRPr="00D26A2E" w:rsidDel="00D15A94">
          <w:delText xml:space="preserve">assign </w:delText>
        </w:r>
        <w:r w:rsidDel="00D15A94">
          <w:delText>them</w:delText>
        </w:r>
        <w:r w:rsidR="00D26A2E" w:rsidRPr="00D26A2E" w:rsidDel="00D15A94">
          <w:delText xml:space="preserve">self </w:delText>
        </w:r>
        <w:r w:rsidR="006C65D6" w:rsidDel="00D15A94">
          <w:delText>as Using or Owning Legal Entity.</w:delText>
        </w:r>
        <w:r w:rsidR="00EE13DA" w:rsidDel="00D15A94">
          <w:delText xml:space="preserve"> </w:delText>
        </w:r>
        <w:r w:rsidDel="00D15A94">
          <w:delText>Once the owning legal entity has been assigned only this entity will be able to modify this field again</w:delText>
        </w:r>
      </w:del>
      <w:r>
        <w:t>.</w:t>
      </w:r>
      <w:del w:id="852" w:author="Nicole Fich" w:date="2018-09-18T15:52:00Z">
        <w:r w:rsidDel="00E336E2">
          <w:delText xml:space="preserve"> </w:delText>
        </w:r>
      </w:del>
      <w:r w:rsidR="00EE13DA">
        <w:t>Finally,</w:t>
      </w:r>
      <w:r w:rsidR="00D26A2E" w:rsidRPr="00D26A2E">
        <w:t xml:space="preserve"> </w:t>
      </w:r>
    </w:p>
    <w:p w14:paraId="75327252" w14:textId="721A7923" w:rsidR="00602157" w:rsidRDefault="00602157">
      <w:pPr>
        <w:pStyle w:val="ListParagraph"/>
        <w:numPr>
          <w:ilvl w:val="1"/>
          <w:numId w:val="57"/>
        </w:numPr>
        <w:rPr>
          <w:ins w:id="853" w:author="Nicole Fich" w:date="2018-09-20T11:39:00Z"/>
        </w:rPr>
        <w:pPrChange w:id="854" w:author="Nicole Fich" w:date="2018-09-10T17:32:00Z">
          <w:pPr>
            <w:ind w:left="720"/>
          </w:pPr>
        </w:pPrChange>
      </w:pPr>
      <w:ins w:id="855" w:author="Nicole Fich" w:date="2018-09-20T11:39:00Z">
        <w:r>
          <w:t>A quarterly “completeness report” will be sent to all Product MEGA contacts to fill in the missing data and check data regarding correctness.</w:t>
        </w:r>
      </w:ins>
    </w:p>
    <w:p w14:paraId="361574F2" w14:textId="51CB0959" w:rsidR="00C24437" w:rsidRDefault="00C24437">
      <w:pPr>
        <w:pStyle w:val="ListParagraph"/>
        <w:numPr>
          <w:ilvl w:val="1"/>
          <w:numId w:val="57"/>
        </w:numPr>
        <w:rPr>
          <w:ins w:id="856" w:author="Nicole Fich" w:date="2018-09-10T17:33:00Z"/>
        </w:rPr>
        <w:pPrChange w:id="857" w:author="Nicole Fich" w:date="2018-09-10T17:32:00Z">
          <w:pPr>
            <w:ind w:left="720"/>
          </w:pPr>
        </w:pPrChange>
      </w:pPr>
      <w:ins w:id="858" w:author="Nicole Fich" w:date="2018-09-10T17:32:00Z">
        <w:r>
          <w:t>A</w:t>
        </w:r>
      </w:ins>
      <w:ins w:id="859" w:author="Nicole Fich" w:date="2018-09-10T17:31:00Z">
        <w:r w:rsidR="00D15A94" w:rsidRPr="00D15A94">
          <w:t xml:space="preserve"> quarterly “compliance report” will be sent to all banking-regulated Legal Entitites including the list of applications assigned to their Legal Entity. The Legal Entities have to check and confirm the current status.</w:t>
        </w:r>
        <w:r w:rsidR="00D15A94">
          <w:t xml:space="preserve"> </w:t>
        </w:r>
      </w:ins>
      <w:del w:id="860" w:author="Nicole Fich" w:date="2018-09-10T17:31:00Z">
        <w:r w:rsidR="00EE13DA" w:rsidDel="00D15A94">
          <w:delText>a</w:delText>
        </w:r>
      </w:del>
    </w:p>
    <w:p w14:paraId="41024DC7" w14:textId="2308EC75" w:rsidR="00D26A2E" w:rsidRDefault="00D15A94">
      <w:pPr>
        <w:pStyle w:val="ListParagraph"/>
        <w:numPr>
          <w:ilvl w:val="1"/>
          <w:numId w:val="57"/>
        </w:numPr>
        <w:rPr>
          <w:ins w:id="861" w:author="Nicole Fich" w:date="2018-09-10T17:33:00Z"/>
        </w:rPr>
        <w:pPrChange w:id="862" w:author="Nicole Fich" w:date="2018-09-10T17:32:00Z">
          <w:pPr>
            <w:ind w:left="720"/>
          </w:pPr>
        </w:pPrChange>
      </w:pPr>
      <w:ins w:id="863" w:author="Nicole Fich" w:date="2018-09-10T17:31:00Z">
        <w:r>
          <w:lastRenderedPageBreak/>
          <w:t>A</w:t>
        </w:r>
      </w:ins>
      <w:r w:rsidR="00D26A2E">
        <w:t xml:space="preserve"> </w:t>
      </w:r>
      <w:r w:rsidR="00EE13DA">
        <w:t>q</w:t>
      </w:r>
      <w:r w:rsidR="00D26A2E" w:rsidRPr="005A0E9D">
        <w:t>uarterly report of all new added applications</w:t>
      </w:r>
      <w:r w:rsidR="0083455F">
        <w:t xml:space="preserve"> </w:t>
      </w:r>
      <w:r w:rsidR="006C65D6">
        <w:t xml:space="preserve">and Using/Owning Legal Entities as well as completeness of data </w:t>
      </w:r>
      <w:r w:rsidR="0083455F">
        <w:t>will be sent</w:t>
      </w:r>
      <w:r w:rsidR="00774284">
        <w:t xml:space="preserve"> for information to all banking-regulated Legal Entities</w:t>
      </w:r>
      <w:r w:rsidR="00EE13DA">
        <w:t>.</w:t>
      </w:r>
      <w:r w:rsidR="00D67A25">
        <w:t xml:space="preserve"> </w:t>
      </w:r>
      <w:del w:id="864" w:author="Nicole Fich" w:date="2018-09-10T17:32:00Z">
        <w:r w:rsidR="00D67A25" w:rsidDel="008A52EF">
          <w:delText>(see figure below)</w:delText>
        </w:r>
      </w:del>
    </w:p>
    <w:p w14:paraId="28640A1D" w14:textId="3BE71832" w:rsidR="00C24437" w:rsidRDefault="00D450E1">
      <w:pPr>
        <w:pStyle w:val="ListParagraph"/>
        <w:numPr>
          <w:ilvl w:val="1"/>
          <w:numId w:val="57"/>
        </w:numPr>
        <w:pPrChange w:id="865" w:author="Nicole Fich" w:date="2018-09-10T17:32:00Z">
          <w:pPr>
            <w:ind w:left="720"/>
          </w:pPr>
        </w:pPrChange>
      </w:pPr>
      <w:ins w:id="866" w:author="Nicole Fich" w:date="2018-09-10T17:33:00Z">
        <w:r>
          <w:t>further details see chapter 3.3.4</w:t>
        </w:r>
      </w:ins>
    </w:p>
    <w:p w14:paraId="47BA2B0A" w14:textId="39413A15" w:rsidR="00D26A2E" w:rsidDel="005B4939" w:rsidRDefault="00D26A2E" w:rsidP="00587180">
      <w:pPr>
        <w:ind w:left="720"/>
        <w:rPr>
          <w:del w:id="867" w:author="Nicole Fich" w:date="2018-09-17T14:34:00Z"/>
        </w:rPr>
      </w:pPr>
    </w:p>
    <w:p w14:paraId="2427A22F" w14:textId="2FFC6F59" w:rsidR="00B26FFE" w:rsidDel="005B4939" w:rsidRDefault="00B26FFE" w:rsidP="00587180">
      <w:pPr>
        <w:ind w:left="720"/>
        <w:rPr>
          <w:del w:id="868" w:author="Nicole Fich" w:date="2018-09-17T14:34:00Z"/>
          <w:b/>
          <w:sz w:val="16"/>
          <w:szCs w:val="16"/>
        </w:rPr>
      </w:pPr>
      <w:moveFromRangeStart w:id="869" w:author="Nicole Fich" w:date="2018-09-17T14:34:00Z" w:name="move524958211"/>
      <w:moveFrom w:id="870" w:author="Nicole Fich" w:date="2018-09-17T14:34:00Z">
        <w:del w:id="871" w:author="Nicole Fich" w:date="2018-09-17T14:34:00Z">
          <w:r w:rsidDel="005B4939">
            <w:rPr>
              <w:b/>
              <w:noProof/>
              <w:sz w:val="16"/>
              <w:szCs w:val="16"/>
            </w:rPr>
            <w:lastRenderedPageBreak/>
            <w:drawing>
              <wp:inline distT="0" distB="0" distL="0" distR="0" wp14:anchorId="3F74BF04" wp14:editId="21932D75">
                <wp:extent cx="4825798" cy="7297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processes.png"/>
                        <pic:cNvPicPr/>
                      </pic:nvPicPr>
                      <pic:blipFill rotWithShape="1">
                        <a:blip r:embed="rId27">
                          <a:extLst>
                            <a:ext uri="{28A0092B-C50C-407E-A947-70E740481C1C}">
                              <a14:useLocalDpi xmlns:a14="http://schemas.microsoft.com/office/drawing/2010/main" val="0"/>
                            </a:ext>
                          </a:extLst>
                        </a:blip>
                        <a:srcRect b="8227"/>
                        <a:stretch/>
                      </pic:blipFill>
                      <pic:spPr bwMode="auto">
                        <a:xfrm>
                          <a:off x="0" y="0"/>
                          <a:ext cx="4834594" cy="7311250"/>
                        </a:xfrm>
                        <a:prstGeom prst="rect">
                          <a:avLst/>
                        </a:prstGeom>
                        <a:ln>
                          <a:noFill/>
                        </a:ln>
                        <a:extLst>
                          <a:ext uri="{53640926-AAD7-44D8-BBD7-CCE9431645EC}">
                            <a14:shadowObscured xmlns:a14="http://schemas.microsoft.com/office/drawing/2010/main"/>
                          </a:ext>
                        </a:extLst>
                      </pic:spPr>
                    </pic:pic>
                  </a:graphicData>
                </a:graphic>
              </wp:inline>
            </w:drawing>
          </w:r>
        </w:del>
      </w:moveFrom>
      <w:moveFromRangeEnd w:id="869"/>
    </w:p>
    <w:p w14:paraId="5493EC5D" w14:textId="57FDED55" w:rsidR="00D26A2E" w:rsidRPr="00587180" w:rsidDel="005B4939" w:rsidRDefault="00D26A2E" w:rsidP="00587180">
      <w:pPr>
        <w:ind w:left="720"/>
        <w:rPr>
          <w:del w:id="872" w:author="Nicole Fich" w:date="2018-09-17T14:34:00Z"/>
          <w:sz w:val="16"/>
          <w:szCs w:val="16"/>
        </w:rPr>
      </w:pPr>
      <w:del w:id="873" w:author="Nicole Fich" w:date="2018-09-17T14:34:00Z">
        <w:r w:rsidRPr="00587180" w:rsidDel="005B4939">
          <w:rPr>
            <w:b/>
            <w:sz w:val="16"/>
            <w:szCs w:val="16"/>
          </w:rPr>
          <w:delText>Figure</w:delText>
        </w:r>
        <w:r w:rsidRPr="00587180" w:rsidDel="005B4939">
          <w:rPr>
            <w:sz w:val="16"/>
            <w:szCs w:val="16"/>
          </w:rPr>
          <w:delText xml:space="preserve">: add process (as of </w:delText>
        </w:r>
        <w:r w:rsidR="00600C6A" w:rsidDel="005B4939">
          <w:rPr>
            <w:sz w:val="16"/>
            <w:szCs w:val="16"/>
          </w:rPr>
          <w:delText>16.08.2018</w:delText>
        </w:r>
        <w:r w:rsidRPr="00587180" w:rsidDel="005B4939">
          <w:rPr>
            <w:sz w:val="16"/>
            <w:szCs w:val="16"/>
          </w:rPr>
          <w:delText>)</w:delText>
        </w:r>
      </w:del>
    </w:p>
    <w:p w14:paraId="51C439C0" w14:textId="1AC7E978" w:rsidR="00FE4CF4" w:rsidRDefault="00B01A6E" w:rsidP="00587180">
      <w:pPr>
        <w:spacing w:line="270" w:lineRule="atLeast"/>
        <w:ind w:left="851"/>
      </w:pPr>
      <w:del w:id="874" w:author="Nicole Fich" w:date="2018-09-10T17:27:00Z">
        <w:r w:rsidDel="00D15A94">
          <w:delText>Furthermore,</w:delText>
        </w:r>
      </w:del>
      <w:r>
        <w:t xml:space="preserve"> </w:t>
      </w:r>
      <w:del w:id="875" w:author="Nicole Fich" w:date="2018-09-10T17:26:00Z">
        <w:r w:rsidR="00A30BC1" w:rsidDel="00D15A94">
          <w:delText xml:space="preserve">the Product MEGA contact has to </w:delText>
        </w:r>
        <w:commentRangeStart w:id="876"/>
        <w:r w:rsidR="00A30BC1" w:rsidDel="00D15A94">
          <w:delText>flag</w:delText>
        </w:r>
        <w:commentRangeEnd w:id="876"/>
        <w:r w:rsidR="00B65191" w:rsidDel="00D15A94">
          <w:rPr>
            <w:rStyle w:val="CommentReference"/>
          </w:rPr>
          <w:commentReference w:id="876"/>
        </w:r>
        <w:r w:rsidR="00A30BC1" w:rsidDel="00D15A94">
          <w:delText xml:space="preserve"> (see figure below) the application regarding its status</w:delText>
        </w:r>
        <w:r w:rsidR="00FE4CF4" w:rsidDel="00D15A94">
          <w:delText xml:space="preserve"> of data</w:delText>
        </w:r>
        <w:r w:rsidR="00A30BC1" w:rsidDel="00D15A94">
          <w:delText xml:space="preserve"> within MEGA. If </w:delText>
        </w:r>
        <w:r w:rsidR="00F45546" w:rsidDel="00D15A94">
          <w:delText xml:space="preserve">the </w:delText>
        </w:r>
        <w:r w:rsidR="00A30BC1" w:rsidDel="00D15A94">
          <w:delText xml:space="preserve">application is newly added and information </w:delText>
        </w:r>
        <w:r w:rsidR="00A30BC1" w:rsidDel="00D15A94">
          <w:lastRenderedPageBreak/>
          <w:delText xml:space="preserve">will be filled the status is </w:delText>
        </w:r>
        <w:r w:rsidRPr="00B01A6E" w:rsidDel="00D15A94">
          <w:delText xml:space="preserve">“on-boarding” </w:delText>
        </w:r>
        <w:r w:rsidR="00A30BC1" w:rsidDel="00D15A94">
          <w:delText xml:space="preserve">(e.g. </w:delText>
        </w:r>
        <w:r w:rsidRPr="00B01A6E" w:rsidDel="00D15A94">
          <w:delText>project mode or handover to another department</w:delText>
        </w:r>
        <w:r w:rsidR="00A30BC1" w:rsidDel="00D15A94">
          <w:delText xml:space="preserve">). </w:delText>
        </w:r>
      </w:del>
    </w:p>
    <w:tbl>
      <w:tblPr>
        <w:tblStyle w:val="TableGrid"/>
        <w:tblW w:w="0" w:type="auto"/>
        <w:tblInd w:w="851" w:type="dxa"/>
        <w:tblLook w:val="04A0" w:firstRow="1" w:lastRow="0" w:firstColumn="1" w:lastColumn="0" w:noHBand="0" w:noVBand="1"/>
      </w:tblPr>
      <w:tblGrid>
        <w:gridCol w:w="2830"/>
        <w:gridCol w:w="5394"/>
      </w:tblGrid>
      <w:tr w:rsidR="00FE4CF4" w14:paraId="61CE0476" w14:textId="77777777" w:rsidTr="00587180">
        <w:trPr>
          <w:trHeight w:val="113"/>
        </w:trPr>
        <w:tc>
          <w:tcPr>
            <w:tcW w:w="2830" w:type="dxa"/>
          </w:tcPr>
          <w:p w14:paraId="211C07E5" w14:textId="4130D303" w:rsidR="00FE4CF4" w:rsidRPr="00587180" w:rsidRDefault="00FE4CF4">
            <w:pPr>
              <w:ind w:left="0"/>
              <w:rPr>
                <w:rFonts w:asciiTheme="minorHAnsi" w:hAnsiTheme="minorHAnsi"/>
                <w:b/>
              </w:rPr>
            </w:pPr>
            <w:r w:rsidRPr="00587180">
              <w:rPr>
                <w:b/>
              </w:rPr>
              <w:t>Status</w:t>
            </w:r>
          </w:p>
        </w:tc>
        <w:tc>
          <w:tcPr>
            <w:tcW w:w="5394" w:type="dxa"/>
          </w:tcPr>
          <w:p w14:paraId="4B67A266" w14:textId="553075EA" w:rsidR="00FE4CF4" w:rsidRPr="00587180" w:rsidRDefault="00FE4CF4">
            <w:pPr>
              <w:ind w:left="0"/>
              <w:rPr>
                <w:rFonts w:asciiTheme="minorHAnsi" w:hAnsiTheme="minorHAnsi"/>
                <w:b/>
              </w:rPr>
            </w:pPr>
            <w:r w:rsidRPr="00587180">
              <w:rPr>
                <w:b/>
              </w:rPr>
              <w:t>Description</w:t>
            </w:r>
          </w:p>
        </w:tc>
      </w:tr>
      <w:tr w:rsidR="00FE4CF4" w:rsidRPr="0096196B" w14:paraId="26A0B88E" w14:textId="77777777" w:rsidTr="00587180">
        <w:tc>
          <w:tcPr>
            <w:tcW w:w="2830" w:type="dxa"/>
          </w:tcPr>
          <w:p w14:paraId="378E01CD" w14:textId="777CC9F9" w:rsidR="00FE4CF4" w:rsidRPr="00587180" w:rsidRDefault="00FE4CF4">
            <w:pPr>
              <w:ind w:left="0"/>
              <w:rPr>
                <w:rFonts w:asciiTheme="minorHAnsi" w:hAnsiTheme="minorHAnsi"/>
              </w:rPr>
            </w:pPr>
            <w:r w:rsidRPr="00966DF4">
              <w:t>“onboarding”</w:t>
            </w:r>
          </w:p>
        </w:tc>
        <w:tc>
          <w:tcPr>
            <w:tcW w:w="5394" w:type="dxa"/>
          </w:tcPr>
          <w:p w14:paraId="5DE7F4A1" w14:textId="62E85EFA" w:rsidR="00FE4CF4" w:rsidRPr="00587180" w:rsidRDefault="00FE4CF4">
            <w:pPr>
              <w:ind w:left="0"/>
              <w:rPr>
                <w:rFonts w:asciiTheme="minorHAnsi" w:hAnsiTheme="minorHAnsi"/>
              </w:rPr>
            </w:pPr>
            <w:r w:rsidRPr="00966DF4">
              <w:t>If the application is newly added and information will be fille</w:t>
            </w:r>
            <w:ins w:id="877" w:author="Nicole Fich" w:date="2018-09-18T16:50:00Z">
              <w:r w:rsidR="00343D30">
                <w:t>d</w:t>
              </w:r>
            </w:ins>
            <w:r w:rsidRPr="00966DF4">
              <w:t>,. e.g. project mode or handover to another department</w:t>
            </w:r>
            <w:del w:id="878" w:author="Nicole Fich" w:date="2018-09-18T16:50:00Z">
              <w:r w:rsidRPr="00966DF4" w:rsidDel="00343D30">
                <w:delText>)</w:delText>
              </w:r>
            </w:del>
            <w:r w:rsidRPr="00966DF4">
              <w:t>.</w:t>
            </w:r>
          </w:p>
        </w:tc>
      </w:tr>
      <w:tr w:rsidR="0096196B" w:rsidRPr="0096196B" w14:paraId="733D6D4C" w14:textId="77777777" w:rsidTr="00587180">
        <w:tc>
          <w:tcPr>
            <w:tcW w:w="2830" w:type="dxa"/>
          </w:tcPr>
          <w:p w14:paraId="6CC0B4FB" w14:textId="653F4052" w:rsidR="0096196B" w:rsidRPr="00587180" w:rsidRDefault="0096196B">
            <w:pPr>
              <w:ind w:left="0"/>
              <w:rPr>
                <w:rFonts w:asciiTheme="minorHAnsi" w:hAnsiTheme="minorHAnsi"/>
              </w:rPr>
            </w:pPr>
            <w:r w:rsidRPr="00966DF4">
              <w:t>“</w:t>
            </w:r>
            <w:commentRangeStart w:id="879"/>
            <w:r w:rsidRPr="00966DF4">
              <w:t>minimum maintained data</w:t>
            </w:r>
            <w:commentRangeEnd w:id="879"/>
            <w:r w:rsidR="001E595C">
              <w:rPr>
                <w:rStyle w:val="CommentReference"/>
                <w:rFonts w:asciiTheme="minorHAnsi" w:hAnsiTheme="minorHAnsi" w:cstheme="minorBidi"/>
              </w:rPr>
              <w:commentReference w:id="879"/>
            </w:r>
            <w:r w:rsidRPr="00966DF4">
              <w:t>”</w:t>
            </w:r>
          </w:p>
        </w:tc>
        <w:tc>
          <w:tcPr>
            <w:tcW w:w="5394" w:type="dxa"/>
          </w:tcPr>
          <w:p w14:paraId="37EBFC5E" w14:textId="79AEE10A" w:rsidR="0096196B" w:rsidRPr="00587180" w:rsidRDefault="00913EA0">
            <w:pPr>
              <w:ind w:left="0"/>
              <w:rPr>
                <w:rFonts w:asciiTheme="minorHAnsi" w:hAnsiTheme="minorHAnsi"/>
              </w:rPr>
            </w:pPr>
            <w:ins w:id="880" w:author="Nicole Fich" w:date="2018-09-20T11:35:00Z">
              <w:r>
                <w:t>Application n</w:t>
              </w:r>
            </w:ins>
            <w:del w:id="881" w:author="Nicole Fich" w:date="2018-09-20T11:35:00Z">
              <w:r w:rsidR="0096196B" w:rsidRPr="00966DF4" w:rsidDel="00913EA0">
                <w:delText>N</w:delText>
              </w:r>
            </w:del>
            <w:r w:rsidR="0096196B" w:rsidRPr="00966DF4">
              <w:t>ame, short/long description, IT Contributor be filled</w:t>
            </w:r>
          </w:p>
        </w:tc>
      </w:tr>
      <w:tr w:rsidR="00FE4CF4" w:rsidRPr="0096196B" w14:paraId="04939A4A" w14:textId="77777777" w:rsidTr="00587180">
        <w:tc>
          <w:tcPr>
            <w:tcW w:w="2830" w:type="dxa"/>
          </w:tcPr>
          <w:p w14:paraId="7ED4E0EB" w14:textId="50725096" w:rsidR="00FE4CF4" w:rsidRPr="00587180" w:rsidRDefault="00FE4CF4">
            <w:pPr>
              <w:ind w:left="0"/>
              <w:rPr>
                <w:rFonts w:asciiTheme="minorHAnsi" w:hAnsiTheme="minorHAnsi"/>
              </w:rPr>
            </w:pPr>
            <w:r w:rsidRPr="00966DF4">
              <w:t>“complete”</w:t>
            </w:r>
          </w:p>
        </w:tc>
        <w:tc>
          <w:tcPr>
            <w:tcW w:w="5394" w:type="dxa"/>
          </w:tcPr>
          <w:p w14:paraId="47C5A68F" w14:textId="07788794" w:rsidR="00FE4CF4" w:rsidRPr="00587180" w:rsidRDefault="00FE4CF4">
            <w:pPr>
              <w:ind w:left="0"/>
              <w:rPr>
                <w:rFonts w:asciiTheme="minorHAnsi" w:hAnsiTheme="minorHAnsi"/>
              </w:rPr>
            </w:pPr>
            <w:r w:rsidRPr="00966DF4">
              <w:t xml:space="preserve">All </w:t>
            </w:r>
            <w:r w:rsidR="007562A8" w:rsidRPr="00966DF4">
              <w:t xml:space="preserve">13 </w:t>
            </w:r>
            <w:r w:rsidRPr="00966DF4">
              <w:t>mandatory fields are filled.</w:t>
            </w:r>
          </w:p>
        </w:tc>
      </w:tr>
      <w:tr w:rsidR="0096196B" w:rsidRPr="0096196B" w14:paraId="11D00CB0" w14:textId="77777777" w:rsidTr="00587180">
        <w:tc>
          <w:tcPr>
            <w:tcW w:w="2830" w:type="dxa"/>
          </w:tcPr>
          <w:p w14:paraId="3D37E3E1" w14:textId="545FA19E" w:rsidR="0096196B" w:rsidRPr="00587180" w:rsidRDefault="00615C05">
            <w:pPr>
              <w:ind w:left="0"/>
              <w:rPr>
                <w:rFonts w:asciiTheme="minorHAnsi" w:hAnsiTheme="minorHAnsi"/>
              </w:rPr>
            </w:pPr>
            <w:commentRangeStart w:id="882"/>
            <w:r w:rsidRPr="00966DF4">
              <w:t>“</w:t>
            </w:r>
            <w:r w:rsidR="0096196B" w:rsidRPr="00966DF4">
              <w:t>In review</w:t>
            </w:r>
            <w:commentRangeEnd w:id="882"/>
            <w:r w:rsidR="001E595C">
              <w:rPr>
                <w:rStyle w:val="CommentReference"/>
                <w:rFonts w:asciiTheme="minorHAnsi" w:hAnsiTheme="minorHAnsi" w:cstheme="minorBidi"/>
              </w:rPr>
              <w:commentReference w:id="882"/>
            </w:r>
            <w:r w:rsidRPr="00966DF4">
              <w:t>”</w:t>
            </w:r>
          </w:p>
        </w:tc>
        <w:tc>
          <w:tcPr>
            <w:tcW w:w="5394" w:type="dxa"/>
          </w:tcPr>
          <w:p w14:paraId="242DF300" w14:textId="3A4F8453" w:rsidR="0096196B" w:rsidRPr="00587180" w:rsidRDefault="0096196B">
            <w:pPr>
              <w:ind w:left="0"/>
              <w:rPr>
                <w:rFonts w:asciiTheme="minorHAnsi" w:hAnsiTheme="minorHAnsi"/>
              </w:rPr>
            </w:pPr>
            <w:r w:rsidRPr="00966DF4">
              <w:t>Quarterly review of data</w:t>
            </w:r>
          </w:p>
        </w:tc>
      </w:tr>
      <w:tr w:rsidR="00FE4CF4" w:rsidRPr="0096196B" w14:paraId="3FEE8716" w14:textId="77777777" w:rsidTr="00587180">
        <w:tc>
          <w:tcPr>
            <w:tcW w:w="2830" w:type="dxa"/>
          </w:tcPr>
          <w:p w14:paraId="03FAB882" w14:textId="5845EEBA" w:rsidR="00FE4CF4" w:rsidRPr="00587180" w:rsidRDefault="00FE4CF4">
            <w:pPr>
              <w:ind w:left="0"/>
              <w:rPr>
                <w:rFonts w:asciiTheme="minorHAnsi" w:hAnsiTheme="minorHAnsi"/>
              </w:rPr>
            </w:pPr>
            <w:r w:rsidRPr="00966DF4">
              <w:t>“retired”</w:t>
            </w:r>
          </w:p>
        </w:tc>
        <w:tc>
          <w:tcPr>
            <w:tcW w:w="5394" w:type="dxa"/>
          </w:tcPr>
          <w:p w14:paraId="4485111E" w14:textId="7F70CF01" w:rsidR="00FE4CF4" w:rsidRPr="00587180" w:rsidRDefault="00FE4CF4">
            <w:pPr>
              <w:ind w:left="0"/>
              <w:rPr>
                <w:rFonts w:asciiTheme="minorHAnsi" w:hAnsiTheme="minorHAnsi"/>
              </w:rPr>
            </w:pPr>
            <w:r w:rsidRPr="00966DF4">
              <w:t>ITSR “delete application”</w:t>
            </w:r>
            <w:r w:rsidR="002616CC" w:rsidRPr="00587180">
              <w:rPr>
                <w:rStyle w:val="FootnoteReference"/>
                <w:rFonts w:asciiTheme="minorHAnsi" w:hAnsiTheme="minorHAnsi"/>
              </w:rPr>
              <w:footnoteReference w:id="12"/>
            </w:r>
            <w:r w:rsidRPr="00966DF4">
              <w:t xml:space="preserve"> is submitted.</w:t>
            </w:r>
          </w:p>
        </w:tc>
      </w:tr>
    </w:tbl>
    <w:p w14:paraId="1EBA2ADB" w14:textId="11199DD8" w:rsidR="00FE4CF4" w:rsidRPr="00587180" w:rsidRDefault="00750156">
      <w:pPr>
        <w:pStyle w:val="Caption"/>
        <w:ind w:left="720"/>
        <w:rPr>
          <w:sz w:val="16"/>
        </w:rPr>
        <w:pPrChange w:id="884" w:author="Nicole Fich" w:date="2018-09-20T14:58:00Z">
          <w:pPr>
            <w:spacing w:line="270" w:lineRule="atLeast"/>
            <w:ind w:left="851"/>
          </w:pPr>
        </w:pPrChange>
      </w:pPr>
      <w:bookmarkStart w:id="885" w:name="_Toc525219241"/>
      <w:ins w:id="886" w:author="Nicole Fich" w:date="2018-09-20T14:57:00Z">
        <w:r w:rsidRPr="00750156">
          <w:rPr>
            <w:sz w:val="16"/>
            <w:szCs w:val="16"/>
            <w:rPrChange w:id="887" w:author="Nicole Fich" w:date="2018-09-20T14:57:00Z">
              <w:rPr/>
            </w:rPrChange>
          </w:rPr>
          <w:t xml:space="preserve">Figure </w:t>
        </w:r>
        <w:r w:rsidRPr="00750156">
          <w:rPr>
            <w:sz w:val="16"/>
            <w:szCs w:val="16"/>
            <w:rPrChange w:id="888" w:author="Nicole Fich" w:date="2018-09-20T14:57:00Z">
              <w:rPr/>
            </w:rPrChange>
          </w:rPr>
          <w:fldChar w:fldCharType="begin"/>
        </w:r>
        <w:r w:rsidRPr="00750156">
          <w:rPr>
            <w:sz w:val="16"/>
            <w:szCs w:val="16"/>
            <w:rPrChange w:id="889" w:author="Nicole Fich" w:date="2018-09-20T14:57:00Z">
              <w:rPr/>
            </w:rPrChange>
          </w:rPr>
          <w:instrText xml:space="preserve"> SEQ Figure \* ARABIC </w:instrText>
        </w:r>
      </w:ins>
      <w:r w:rsidRPr="00750156">
        <w:rPr>
          <w:sz w:val="16"/>
          <w:szCs w:val="16"/>
          <w:rPrChange w:id="890" w:author="Nicole Fich" w:date="2018-09-20T14:57:00Z">
            <w:rPr/>
          </w:rPrChange>
        </w:rPr>
        <w:fldChar w:fldCharType="separate"/>
      </w:r>
      <w:ins w:id="891" w:author="Nicole Fich" w:date="2018-09-20T15:04:00Z">
        <w:r w:rsidR="006D6DCD">
          <w:rPr>
            <w:noProof/>
            <w:sz w:val="16"/>
            <w:szCs w:val="16"/>
          </w:rPr>
          <w:t>5</w:t>
        </w:r>
      </w:ins>
      <w:ins w:id="892" w:author="Nicole Fich" w:date="2018-09-20T14:57:00Z">
        <w:r w:rsidRPr="00750156">
          <w:rPr>
            <w:sz w:val="16"/>
            <w:szCs w:val="16"/>
            <w:rPrChange w:id="893" w:author="Nicole Fich" w:date="2018-09-20T14:57:00Z">
              <w:rPr/>
            </w:rPrChange>
          </w:rPr>
          <w:fldChar w:fldCharType="end"/>
        </w:r>
        <w:r w:rsidRPr="00750156">
          <w:rPr>
            <w:sz w:val="16"/>
            <w:szCs w:val="16"/>
            <w:rPrChange w:id="894" w:author="Nicole Fich" w:date="2018-09-20T14:57:00Z">
              <w:rPr/>
            </w:rPrChange>
          </w:rPr>
          <w:t>:</w:t>
        </w:r>
      </w:ins>
      <w:del w:id="895" w:author="Nicole Fich" w:date="2018-09-20T14:57:00Z">
        <w:r w:rsidR="004A170A" w:rsidRPr="00587180" w:rsidDel="00750156">
          <w:rPr>
            <w:b/>
            <w:sz w:val="16"/>
          </w:rPr>
          <w:delText>Table</w:delText>
        </w:r>
        <w:r w:rsidR="004A170A" w:rsidRPr="00587180" w:rsidDel="00750156">
          <w:rPr>
            <w:sz w:val="16"/>
          </w:rPr>
          <w:delText>:</w:delText>
        </w:r>
      </w:del>
      <w:r w:rsidR="004A170A" w:rsidRPr="00587180">
        <w:rPr>
          <w:sz w:val="16"/>
        </w:rPr>
        <w:t xml:space="preserve"> </w:t>
      </w:r>
      <w:r w:rsidR="00615C05">
        <w:rPr>
          <w:sz w:val="16"/>
        </w:rPr>
        <w:t>S</w:t>
      </w:r>
      <w:r w:rsidR="004A170A" w:rsidRPr="00587180">
        <w:rPr>
          <w:sz w:val="16"/>
        </w:rPr>
        <w:t>tatus overview and description</w:t>
      </w:r>
      <w:r w:rsidR="00B95D51">
        <w:rPr>
          <w:sz w:val="16"/>
        </w:rPr>
        <w:t xml:space="preserve"> on data completeness in MEGA</w:t>
      </w:r>
      <w:bookmarkEnd w:id="885"/>
    </w:p>
    <w:p w14:paraId="6A52F10B" w14:textId="1F9F7EEC" w:rsidR="00E81D76" w:rsidRPr="00600C6A" w:rsidDel="00D15A94" w:rsidRDefault="00600C6A" w:rsidP="00587180">
      <w:pPr>
        <w:spacing w:line="270" w:lineRule="atLeast"/>
        <w:ind w:left="851"/>
        <w:rPr>
          <w:moveFrom w:id="896" w:author="Nicole Fich" w:date="2018-09-10T17:27:00Z"/>
          <w:sz w:val="16"/>
          <w:szCs w:val="16"/>
        </w:rPr>
      </w:pPr>
      <w:moveFromRangeStart w:id="897" w:author="Nicole Fich" w:date="2018-09-10T17:27:00Z" w:name="move524363795"/>
      <w:moveFrom w:id="898" w:author="Nicole Fich" w:date="2018-09-10T17:27:00Z">
        <w:r w:rsidDel="00D15A94">
          <w:t>After completing the</w:t>
        </w:r>
        <w:r w:rsidR="00FB21A4" w:rsidDel="00D15A94">
          <w:t xml:space="preserve"> minimum set of</w:t>
        </w:r>
        <w:r w:rsidDel="00D15A94">
          <w:t xml:space="preserve"> data by the Product MEGA contact and IT Contributor the status has to be changed to “</w:t>
        </w:r>
        <w:r w:rsidR="00FB21A4" w:rsidDel="00D15A94">
          <w:t>minimum maintained data</w:t>
        </w:r>
        <w:r w:rsidDel="00D15A94">
          <w:t>”</w:t>
        </w:r>
        <w:r w:rsidR="00C369A7" w:rsidDel="00D15A94">
          <w:t xml:space="preserve"> b</w:t>
        </w:r>
        <w:r w:rsidR="001B7AC3" w:rsidDel="00D15A94">
          <w:t>y</w:t>
        </w:r>
        <w:r w:rsidR="00C369A7" w:rsidDel="00D15A94">
          <w:t xml:space="preserve"> the Product MEGA contact</w:t>
        </w:r>
        <w:r w:rsidDel="00D15A94">
          <w:t>, then an automatic Email to inform the Legal Entities and Information Owner will be generated. If the application belongs to the portfolio, the Legal Entity responsible has to assign the Legal Entity as Using or/and Owning Legal Entity</w:t>
        </w:r>
        <w:r w:rsidR="001B7AC3" w:rsidDel="00D15A94">
          <w:t xml:space="preserve"> and set the status to “complete”</w:t>
        </w:r>
        <w:r w:rsidDel="00D15A94">
          <w:t>.</w:t>
        </w:r>
        <w:r w:rsidR="00E00F66" w:rsidDel="00D15A94">
          <w:t xml:space="preserve"> A quarterly “compliance report” will be sent to all banking-regulated Legal Entitites including the list of applications assigned to their Legal Entity. The Legal Entities have to check and confirm the current status.</w:t>
        </w:r>
      </w:moveFrom>
    </w:p>
    <w:moveFromRangeEnd w:id="897"/>
    <w:p w14:paraId="407D90E7" w14:textId="77777777" w:rsidR="00E81D76" w:rsidRPr="00587180" w:rsidRDefault="00E81D76" w:rsidP="00587180">
      <w:pPr>
        <w:spacing w:line="270" w:lineRule="atLeast"/>
        <w:rPr>
          <w:sz w:val="16"/>
          <w:szCs w:val="16"/>
        </w:rPr>
      </w:pPr>
    </w:p>
    <w:p w14:paraId="3E42DA07" w14:textId="779EDA8F" w:rsidR="00E831E2" w:rsidRDefault="00216B47" w:rsidP="00587180">
      <w:pPr>
        <w:spacing w:line="270" w:lineRule="atLeast"/>
        <w:ind w:left="851"/>
      </w:pPr>
      <w:ins w:id="899" w:author="Nicole Fich" w:date="2018-09-20T11:50:00Z">
        <w:r>
          <w:rPr>
            <w:b/>
            <w:noProof/>
            <w:sz w:val="16"/>
            <w:szCs w:val="16"/>
          </w:rPr>
          <w:lastRenderedPageBreak/>
          <w:drawing>
            <wp:inline distT="0" distB="0" distL="0" distR="0" wp14:anchorId="2433A2B3" wp14:editId="0DDB9DDE">
              <wp:extent cx="5391150" cy="75897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ocess.png"/>
                      <pic:cNvPicPr/>
                    </pic:nvPicPr>
                    <pic:blipFill>
                      <a:blip r:embed="rId28">
                        <a:extLst>
                          <a:ext uri="{28A0092B-C50C-407E-A947-70E740481C1C}">
                            <a14:useLocalDpi xmlns:a14="http://schemas.microsoft.com/office/drawing/2010/main" val="0"/>
                          </a:ext>
                        </a:extLst>
                      </a:blip>
                      <a:stretch>
                        <a:fillRect/>
                      </a:stretch>
                    </pic:blipFill>
                    <pic:spPr>
                      <a:xfrm>
                        <a:off x="0" y="0"/>
                        <a:ext cx="5394710" cy="7594753"/>
                      </a:xfrm>
                      <a:prstGeom prst="rect">
                        <a:avLst/>
                      </a:prstGeom>
                    </pic:spPr>
                  </pic:pic>
                </a:graphicData>
              </a:graphic>
            </wp:inline>
          </w:drawing>
        </w:r>
      </w:ins>
      <w:moveToRangeStart w:id="900" w:author="Nicole Fich" w:date="2018-09-17T14:34:00Z" w:name="move524958211"/>
      <w:moveTo w:id="901" w:author="Nicole Fich" w:date="2018-09-17T14:34:00Z">
        <w:del w:id="902" w:author="Nicole Fich" w:date="2018-09-20T11:50:00Z">
          <w:r w:rsidR="005B4939" w:rsidDel="00216B47">
            <w:rPr>
              <w:b/>
              <w:noProof/>
              <w:sz w:val="16"/>
              <w:szCs w:val="16"/>
            </w:rPr>
            <w:lastRenderedPageBreak/>
            <w:drawing>
              <wp:inline distT="0" distB="0" distL="0" distR="0" wp14:anchorId="74404A68" wp14:editId="60DE3B90">
                <wp:extent cx="4825798" cy="72979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processes.png"/>
                        <pic:cNvPicPr/>
                      </pic:nvPicPr>
                      <pic:blipFill rotWithShape="1">
                        <a:blip r:embed="rId27">
                          <a:extLst>
                            <a:ext uri="{28A0092B-C50C-407E-A947-70E740481C1C}">
                              <a14:useLocalDpi xmlns:a14="http://schemas.microsoft.com/office/drawing/2010/main" val="0"/>
                            </a:ext>
                          </a:extLst>
                        </a:blip>
                        <a:srcRect b="8227"/>
                        <a:stretch/>
                      </pic:blipFill>
                      <pic:spPr bwMode="auto">
                        <a:xfrm>
                          <a:off x="0" y="0"/>
                          <a:ext cx="4834594" cy="7311250"/>
                        </a:xfrm>
                        <a:prstGeom prst="rect">
                          <a:avLst/>
                        </a:prstGeom>
                        <a:ln>
                          <a:noFill/>
                        </a:ln>
                        <a:extLst>
                          <a:ext uri="{53640926-AAD7-44D8-BBD7-CCE9431645EC}">
                            <a14:shadowObscured xmlns:a14="http://schemas.microsoft.com/office/drawing/2010/main"/>
                          </a:ext>
                        </a:extLst>
                      </pic:spPr>
                    </pic:pic>
                  </a:graphicData>
                </a:graphic>
              </wp:inline>
            </w:drawing>
          </w:r>
        </w:del>
      </w:moveTo>
      <w:moveToRangeEnd w:id="900"/>
      <w:del w:id="903" w:author="Nicole Fich" w:date="2018-09-10T17:31:00Z">
        <w:r w:rsidR="00E831E2" w:rsidDel="008A52EF">
          <w:rPr>
            <w:noProof/>
          </w:rPr>
          <w:lastRenderedPageBreak/>
          <w:drawing>
            <wp:inline distT="0" distB="0" distL="0" distR="0" wp14:anchorId="3D1E8191" wp14:editId="0D524482">
              <wp:extent cx="5768975" cy="13785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975" cy="1378585"/>
                      </a:xfrm>
                      <a:prstGeom prst="rect">
                        <a:avLst/>
                      </a:prstGeom>
                    </pic:spPr>
                  </pic:pic>
                </a:graphicData>
              </a:graphic>
            </wp:inline>
          </w:drawing>
        </w:r>
      </w:del>
    </w:p>
    <w:p w14:paraId="56696441" w14:textId="36158B1A" w:rsidR="00E81D76" w:rsidRPr="00750156" w:rsidDel="005B4939" w:rsidRDefault="00750156">
      <w:pPr>
        <w:pStyle w:val="Caption"/>
        <w:rPr>
          <w:del w:id="904" w:author="Nicole Fich" w:date="2018-09-17T14:34:00Z"/>
          <w:sz w:val="16"/>
          <w:szCs w:val="16"/>
          <w:rPrChange w:id="905" w:author="Nicole Fich" w:date="2018-09-20T14:58:00Z">
            <w:rPr>
              <w:del w:id="906" w:author="Nicole Fich" w:date="2018-09-17T14:34:00Z"/>
            </w:rPr>
          </w:rPrChange>
        </w:rPr>
        <w:pPrChange w:id="907" w:author="Nicole Fich" w:date="2018-09-20T14:59:00Z">
          <w:pPr>
            <w:spacing w:line="270" w:lineRule="atLeast"/>
          </w:pPr>
        </w:pPrChange>
      </w:pPr>
      <w:bookmarkStart w:id="908" w:name="_Toc525219242"/>
      <w:ins w:id="909" w:author="Nicole Fich" w:date="2018-09-20T14:59:00Z">
        <w:r w:rsidRPr="00750156">
          <w:rPr>
            <w:sz w:val="16"/>
            <w:szCs w:val="16"/>
            <w:rPrChange w:id="910" w:author="Nicole Fich" w:date="2018-09-20T14:59:00Z">
              <w:rPr/>
            </w:rPrChange>
          </w:rPr>
          <w:t xml:space="preserve">Figure </w:t>
        </w:r>
        <w:r w:rsidRPr="00750156">
          <w:rPr>
            <w:sz w:val="16"/>
            <w:szCs w:val="16"/>
            <w:rPrChange w:id="911" w:author="Nicole Fich" w:date="2018-09-20T14:59:00Z">
              <w:rPr/>
            </w:rPrChange>
          </w:rPr>
          <w:fldChar w:fldCharType="begin"/>
        </w:r>
        <w:r w:rsidRPr="00750156">
          <w:rPr>
            <w:sz w:val="16"/>
            <w:szCs w:val="16"/>
            <w:rPrChange w:id="912" w:author="Nicole Fich" w:date="2018-09-20T14:59:00Z">
              <w:rPr/>
            </w:rPrChange>
          </w:rPr>
          <w:instrText xml:space="preserve"> SEQ Figure \* ARABIC </w:instrText>
        </w:r>
      </w:ins>
      <w:r w:rsidRPr="00750156">
        <w:rPr>
          <w:sz w:val="16"/>
          <w:szCs w:val="16"/>
          <w:rPrChange w:id="913" w:author="Nicole Fich" w:date="2018-09-20T14:59:00Z">
            <w:rPr/>
          </w:rPrChange>
        </w:rPr>
        <w:fldChar w:fldCharType="separate"/>
      </w:r>
      <w:ins w:id="914" w:author="Nicole Fich" w:date="2018-09-20T15:04:00Z">
        <w:r w:rsidR="006D6DCD">
          <w:rPr>
            <w:noProof/>
            <w:sz w:val="16"/>
            <w:szCs w:val="16"/>
          </w:rPr>
          <w:t>6</w:t>
        </w:r>
      </w:ins>
      <w:ins w:id="915" w:author="Nicole Fich" w:date="2018-09-20T14:59:00Z">
        <w:r w:rsidRPr="00750156">
          <w:rPr>
            <w:sz w:val="16"/>
            <w:szCs w:val="16"/>
            <w:rPrChange w:id="916" w:author="Nicole Fich" w:date="2018-09-20T14:59:00Z">
              <w:rPr/>
            </w:rPrChange>
          </w:rPr>
          <w:fldChar w:fldCharType="end"/>
        </w:r>
      </w:ins>
      <w:ins w:id="917" w:author="Nicole Fich" w:date="2018-09-20T14:58:00Z">
        <w:r w:rsidRPr="00750156">
          <w:rPr>
            <w:sz w:val="16"/>
            <w:szCs w:val="16"/>
            <w:rPrChange w:id="918" w:author="Nicole Fich" w:date="2018-09-20T14:58:00Z">
              <w:rPr/>
            </w:rPrChange>
          </w:rPr>
          <w:t xml:space="preserve"> :</w:t>
        </w:r>
      </w:ins>
      <w:bookmarkEnd w:id="908"/>
    </w:p>
    <w:p w14:paraId="3D815409" w14:textId="47502668" w:rsidR="00CA6DF8" w:rsidRDefault="00750156" w:rsidP="00587180">
      <w:pPr>
        <w:spacing w:line="270" w:lineRule="atLeast"/>
        <w:ind w:left="851"/>
        <w:rPr>
          <w:sz w:val="16"/>
          <w:szCs w:val="16"/>
        </w:rPr>
      </w:pPr>
      <w:ins w:id="919" w:author="Nicole Fich" w:date="2018-09-20T14:58:00Z">
        <w:r>
          <w:rPr>
            <w:sz w:val="16"/>
            <w:szCs w:val="16"/>
          </w:rPr>
          <w:t xml:space="preserve"> A</w:t>
        </w:r>
      </w:ins>
      <w:del w:id="920" w:author="Nicole Fich" w:date="2018-09-20T14:58:00Z">
        <w:r w:rsidR="00CA6DF8" w:rsidRPr="00587180" w:rsidDel="00750156">
          <w:rPr>
            <w:b/>
            <w:sz w:val="16"/>
            <w:szCs w:val="16"/>
          </w:rPr>
          <w:delText>Figure</w:delText>
        </w:r>
        <w:r w:rsidR="00697E14" w:rsidDel="00750156">
          <w:rPr>
            <w:sz w:val="16"/>
            <w:szCs w:val="16"/>
          </w:rPr>
          <w:delText>: a</w:delText>
        </w:r>
      </w:del>
      <w:r w:rsidR="00697E14">
        <w:rPr>
          <w:sz w:val="16"/>
          <w:szCs w:val="16"/>
        </w:rPr>
        <w:t xml:space="preserve">dd process including flag </w:t>
      </w:r>
      <w:r w:rsidR="003D4130">
        <w:rPr>
          <w:sz w:val="16"/>
          <w:szCs w:val="16"/>
        </w:rPr>
        <w:t xml:space="preserve"> - workflow status </w:t>
      </w:r>
      <w:r w:rsidR="00697E14">
        <w:rPr>
          <w:sz w:val="16"/>
          <w:szCs w:val="16"/>
        </w:rPr>
        <w:t>(</w:t>
      </w:r>
      <w:r w:rsidR="00E831E2">
        <w:rPr>
          <w:sz w:val="16"/>
          <w:szCs w:val="16"/>
        </w:rPr>
        <w:t>21</w:t>
      </w:r>
      <w:r w:rsidR="00CA6DF8" w:rsidRPr="00587180">
        <w:rPr>
          <w:sz w:val="16"/>
          <w:szCs w:val="16"/>
        </w:rPr>
        <w:t>.08.2018)</w:t>
      </w:r>
    </w:p>
    <w:p w14:paraId="151D4790" w14:textId="5916719B" w:rsidR="00E831E2" w:rsidDel="008A52EF" w:rsidRDefault="00F9156B" w:rsidP="00587180">
      <w:pPr>
        <w:spacing w:line="270" w:lineRule="atLeast"/>
        <w:ind w:left="851"/>
        <w:rPr>
          <w:del w:id="921" w:author="Nicole Fich" w:date="2018-09-10T17:31:00Z"/>
        </w:rPr>
      </w:pPr>
      <w:del w:id="922" w:author="Nicole Fich" w:date="2018-09-10T17:31:00Z">
        <w:r w:rsidRPr="00E831E2" w:rsidDel="008A52EF">
          <w:rPr>
            <w:b/>
            <w:bCs/>
          </w:rPr>
          <w:delText xml:space="preserve">Add an application </w:delText>
        </w:r>
      </w:del>
    </w:p>
    <w:p w14:paraId="0743F6DA" w14:textId="2770669D" w:rsidR="00E831E2" w:rsidDel="008A52EF" w:rsidRDefault="00F9156B" w:rsidP="00587180">
      <w:pPr>
        <w:pStyle w:val="ListParagraph"/>
        <w:numPr>
          <w:ilvl w:val="0"/>
          <w:numId w:val="47"/>
        </w:numPr>
        <w:spacing w:line="270" w:lineRule="atLeast"/>
        <w:rPr>
          <w:del w:id="923" w:author="Nicole Fich" w:date="2018-09-10T17:31:00Z"/>
        </w:rPr>
      </w:pPr>
      <w:del w:id="924" w:author="Nicole Fich" w:date="2018-09-10T17:31:00Z">
        <w:r w:rsidRPr="00E831E2" w:rsidDel="008A52EF">
          <w:delText xml:space="preserve">step: application be flagged as “onboarding” – minimum data fields will be completed by IT Contributor; </w:delText>
        </w:r>
      </w:del>
    </w:p>
    <w:p w14:paraId="1881190C" w14:textId="466243D9" w:rsidR="00E831E2" w:rsidDel="008A52EF" w:rsidRDefault="00F9156B" w:rsidP="00587180">
      <w:pPr>
        <w:pStyle w:val="ListParagraph"/>
        <w:numPr>
          <w:ilvl w:val="0"/>
          <w:numId w:val="47"/>
        </w:numPr>
        <w:spacing w:line="270" w:lineRule="atLeast"/>
        <w:rPr>
          <w:del w:id="925" w:author="Nicole Fich" w:date="2018-09-10T17:31:00Z"/>
        </w:rPr>
      </w:pPr>
      <w:del w:id="926" w:author="Nicole Fich" w:date="2018-09-10T17:31:00Z">
        <w:r w:rsidRPr="00E831E2" w:rsidDel="008A52EF">
          <w:delText xml:space="preserve">step: application be flagged as “minimum data maintained” by product MEGA contact - </w:delText>
        </w:r>
        <w:r w:rsidRPr="00E831E2" w:rsidDel="008A52EF">
          <w:rPr>
            <w:u w:val="single"/>
          </w:rPr>
          <w:delText>all</w:delText>
        </w:r>
        <w:r w:rsidRPr="00E831E2" w:rsidDel="008A52EF">
          <w:delText xml:space="preserve"> Legal Entities (LE) and Information Owner (IO) will receive information about newly added applications and assign itself in case of “Using”;</w:delText>
        </w:r>
      </w:del>
    </w:p>
    <w:p w14:paraId="7DA878F7" w14:textId="3E03D350" w:rsidR="00E831E2" w:rsidDel="008A52EF" w:rsidRDefault="00F9156B" w:rsidP="00587180">
      <w:pPr>
        <w:pStyle w:val="ListParagraph"/>
        <w:numPr>
          <w:ilvl w:val="1"/>
          <w:numId w:val="47"/>
        </w:numPr>
        <w:spacing w:line="270" w:lineRule="atLeast"/>
        <w:rPr>
          <w:del w:id="927" w:author="Nicole Fich" w:date="2018-09-10T17:31:00Z"/>
        </w:rPr>
      </w:pPr>
      <w:del w:id="928" w:author="Nicole Fich" w:date="2018-09-10T17:31:00Z">
        <w:r w:rsidRPr="00E831E2" w:rsidDel="008A52EF">
          <w:delText>step: after application is assigned – Legal Entity set flag to “complete”;</w:delText>
        </w:r>
      </w:del>
    </w:p>
    <w:p w14:paraId="4B3FAFBF" w14:textId="13DDAE4D" w:rsidR="00787933" w:rsidRPr="00E831E2" w:rsidDel="008A52EF" w:rsidRDefault="00F9156B" w:rsidP="00587180">
      <w:pPr>
        <w:pStyle w:val="ListParagraph"/>
        <w:numPr>
          <w:ilvl w:val="0"/>
          <w:numId w:val="47"/>
        </w:numPr>
        <w:spacing w:line="270" w:lineRule="atLeast"/>
        <w:rPr>
          <w:del w:id="929" w:author="Nicole Fich" w:date="2018-09-10T17:31:00Z"/>
        </w:rPr>
      </w:pPr>
      <w:del w:id="930" w:author="Nicole Fich" w:date="2018-09-10T17:31:00Z">
        <w:r w:rsidRPr="00E831E2" w:rsidDel="008A52EF">
          <w:delText>quarterly report will be sent to Legal Entities regarding assigned applications</w:delText>
        </w:r>
      </w:del>
    </w:p>
    <w:p w14:paraId="38340D39" w14:textId="77777777" w:rsidR="00E831E2" w:rsidRDefault="00E831E2" w:rsidP="00587180">
      <w:pPr>
        <w:spacing w:line="270" w:lineRule="atLeast"/>
        <w:ind w:left="851"/>
      </w:pPr>
    </w:p>
    <w:p w14:paraId="67EF6723" w14:textId="33D0B376" w:rsidR="00DB519F" w:rsidRDefault="007562A8" w:rsidP="00587180">
      <w:pPr>
        <w:spacing w:line="270" w:lineRule="atLeast"/>
        <w:ind w:left="851"/>
      </w:pPr>
      <w:r>
        <w:t>Furthermore, if the 13 mandatory fields are filled the status will be set to “complete”</w:t>
      </w:r>
      <w:ins w:id="931" w:author="Nicole Fich" w:date="2018-09-18T16:51:00Z">
        <w:r w:rsidR="00C66C52">
          <w:t xml:space="preserve"> by the Legal Entity</w:t>
        </w:r>
      </w:ins>
      <w:r>
        <w:t>. Quarterly a review of the data regarding completeness and correctness are done by the product MEGA contacts, here the status is set to “in review”.</w:t>
      </w:r>
    </w:p>
    <w:p w14:paraId="69FE15CA" w14:textId="5A48A5AA" w:rsidR="007562A8" w:rsidRPr="00DB519F" w:rsidRDefault="009707B9" w:rsidP="00587180">
      <w:pPr>
        <w:spacing w:line="270" w:lineRule="atLeast"/>
        <w:ind w:left="851"/>
      </w:pPr>
      <w:r>
        <w:t>When an application will be decommissioned</w:t>
      </w:r>
      <w:ins w:id="932" w:author="Nicole Fich" w:date="2018-09-18T16:51:00Z">
        <w:r w:rsidR="00C66C52">
          <w:t xml:space="preserve"> (see chapter 3.3.2)</w:t>
        </w:r>
      </w:ins>
      <w:r>
        <w:t xml:space="preserve"> the status will be set to “retired”.</w:t>
      </w:r>
    </w:p>
    <w:p w14:paraId="71C40CF5" w14:textId="002D174E" w:rsidR="003F3947" w:rsidRDefault="003F3947">
      <w:pPr>
        <w:pStyle w:val="Heading2"/>
        <w:pPrChange w:id="933" w:author="Nicole Fich" w:date="2018-09-19T12:04:00Z">
          <w:pPr>
            <w:pStyle w:val="Heading3"/>
          </w:pPr>
        </w:pPrChange>
      </w:pPr>
      <w:bookmarkStart w:id="934" w:name="_Toc525121597"/>
      <w:r>
        <w:t>Delete an application</w:t>
      </w:r>
      <w:r w:rsidR="00D41EE5">
        <w:t xml:space="preserve"> (Current process)</w:t>
      </w:r>
      <w:bookmarkEnd w:id="934"/>
    </w:p>
    <w:p w14:paraId="0931FC95" w14:textId="1CFFAFC0" w:rsidR="003F3947" w:rsidRDefault="003F3947" w:rsidP="003F3947">
      <w:pPr>
        <w:ind w:left="720"/>
      </w:pPr>
      <w:r w:rsidRPr="00EF5295">
        <w:t>A deletion of applications and components has been disable</w:t>
      </w:r>
      <w:r w:rsidR="000C6CEE">
        <w:t>d</w:t>
      </w:r>
      <w:r w:rsidRPr="00EF5295">
        <w:t xml:space="preserve"> for all users in MEGA and instead an IT-Service request (ITSR) has to be raised in Lotus Notes. The approvers of the ITSR are manually chosen by the MEGA administrators who have to look up the IT application owner</w:t>
      </w:r>
      <w:ins w:id="935" w:author="Nicole Fich" w:date="2018-09-11T10:44:00Z">
        <w:r w:rsidR="00685062">
          <w:t xml:space="preserve"> and</w:t>
        </w:r>
      </w:ins>
      <w:del w:id="936" w:author="Nicole Fich" w:date="2018-09-11T10:44:00Z">
        <w:r w:rsidRPr="00EF5295" w:rsidDel="00685062">
          <w:delText>,</w:delText>
        </w:r>
      </w:del>
      <w:r w:rsidRPr="00EF5295">
        <w:t xml:space="preserve"> the business owner in MEGA. The using legal entities are currently not involved as approvers of the ITSR.</w:t>
      </w:r>
    </w:p>
    <w:p w14:paraId="5DB3910E" w14:textId="77777777" w:rsidR="003F3947" w:rsidRPr="000D0D70" w:rsidRDefault="003F3947" w:rsidP="003F3947">
      <w:pPr>
        <w:ind w:left="720"/>
      </w:pPr>
      <w:r>
        <w:t>IT Service Request – Form/Formular – 05. Access Authorisation – EA Tool (MEGA) delete application (as of 02.01.2018)</w:t>
      </w:r>
    </w:p>
    <w:p w14:paraId="4CD0B761" w14:textId="602E903C" w:rsidR="003F3947" w:rsidRDefault="003F3947" w:rsidP="003F3947">
      <w:pPr>
        <w:ind w:firstLine="720"/>
      </w:pPr>
      <w:r>
        <w:rPr>
          <w:noProof/>
        </w:rPr>
        <w:lastRenderedPageBreak/>
        <w:drawing>
          <wp:inline distT="0" distB="0" distL="0" distR="0" wp14:anchorId="22391E7B" wp14:editId="045309F6">
            <wp:extent cx="2931105" cy="2874873"/>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7517" cy="2881162"/>
                    </a:xfrm>
                    <a:prstGeom prst="rect">
                      <a:avLst/>
                    </a:prstGeom>
                  </pic:spPr>
                </pic:pic>
              </a:graphicData>
            </a:graphic>
          </wp:inline>
        </w:drawing>
      </w:r>
    </w:p>
    <w:p w14:paraId="756037F8" w14:textId="43EAF38B" w:rsidR="00294AD8" w:rsidRPr="00587180" w:rsidRDefault="00750156">
      <w:pPr>
        <w:pStyle w:val="Caption"/>
        <w:ind w:left="720"/>
        <w:rPr>
          <w:sz w:val="16"/>
          <w:szCs w:val="16"/>
        </w:rPr>
        <w:pPrChange w:id="937" w:author="Nicole Fich" w:date="2018-09-20T14:59:00Z">
          <w:pPr>
            <w:ind w:firstLine="720"/>
          </w:pPr>
        </w:pPrChange>
      </w:pPr>
      <w:bookmarkStart w:id="938" w:name="_Toc525219243"/>
      <w:ins w:id="939" w:author="Nicole Fich" w:date="2018-09-20T14:59:00Z">
        <w:r w:rsidRPr="00750156">
          <w:rPr>
            <w:sz w:val="16"/>
            <w:szCs w:val="16"/>
            <w:rPrChange w:id="940" w:author="Nicole Fich" w:date="2018-09-20T14:59:00Z">
              <w:rPr/>
            </w:rPrChange>
          </w:rPr>
          <w:t xml:space="preserve">Figure </w:t>
        </w:r>
        <w:r w:rsidRPr="00750156">
          <w:rPr>
            <w:sz w:val="16"/>
            <w:szCs w:val="16"/>
            <w:rPrChange w:id="941" w:author="Nicole Fich" w:date="2018-09-20T14:59:00Z">
              <w:rPr/>
            </w:rPrChange>
          </w:rPr>
          <w:fldChar w:fldCharType="begin"/>
        </w:r>
        <w:r w:rsidRPr="00750156">
          <w:rPr>
            <w:sz w:val="16"/>
            <w:szCs w:val="16"/>
            <w:rPrChange w:id="942" w:author="Nicole Fich" w:date="2018-09-20T14:59:00Z">
              <w:rPr/>
            </w:rPrChange>
          </w:rPr>
          <w:instrText xml:space="preserve"> SEQ Figure \* ARABIC </w:instrText>
        </w:r>
      </w:ins>
      <w:r w:rsidRPr="00750156">
        <w:rPr>
          <w:sz w:val="16"/>
          <w:szCs w:val="16"/>
          <w:rPrChange w:id="943" w:author="Nicole Fich" w:date="2018-09-20T14:59:00Z">
            <w:rPr/>
          </w:rPrChange>
        </w:rPr>
        <w:fldChar w:fldCharType="separate"/>
      </w:r>
      <w:ins w:id="944" w:author="Nicole Fich" w:date="2018-09-20T15:04:00Z">
        <w:r w:rsidR="006D6DCD">
          <w:rPr>
            <w:noProof/>
            <w:sz w:val="16"/>
            <w:szCs w:val="16"/>
          </w:rPr>
          <w:t>7</w:t>
        </w:r>
      </w:ins>
      <w:ins w:id="945" w:author="Nicole Fich" w:date="2018-09-20T14:59:00Z">
        <w:r w:rsidRPr="00750156">
          <w:rPr>
            <w:sz w:val="16"/>
            <w:szCs w:val="16"/>
            <w:rPrChange w:id="946" w:author="Nicole Fich" w:date="2018-09-20T14:59:00Z">
              <w:rPr/>
            </w:rPrChange>
          </w:rPr>
          <w:fldChar w:fldCharType="end"/>
        </w:r>
        <w:r w:rsidRPr="00750156">
          <w:rPr>
            <w:sz w:val="16"/>
            <w:szCs w:val="16"/>
            <w:rPrChange w:id="947" w:author="Nicole Fich" w:date="2018-09-20T14:59:00Z">
              <w:rPr/>
            </w:rPrChange>
          </w:rPr>
          <w:t xml:space="preserve">: </w:t>
        </w:r>
      </w:ins>
      <w:del w:id="948" w:author="Nicole Fich" w:date="2018-09-20T14:59:00Z">
        <w:r w:rsidR="00294AD8" w:rsidRPr="00587180" w:rsidDel="00750156">
          <w:rPr>
            <w:b/>
            <w:sz w:val="16"/>
            <w:szCs w:val="16"/>
          </w:rPr>
          <w:delText>Figure</w:delText>
        </w:r>
        <w:r w:rsidR="00294AD8" w:rsidRPr="00587180" w:rsidDel="00750156">
          <w:rPr>
            <w:sz w:val="16"/>
            <w:szCs w:val="16"/>
          </w:rPr>
          <w:delText xml:space="preserve">: </w:delText>
        </w:r>
      </w:del>
      <w:r w:rsidR="00294AD8" w:rsidRPr="00587180">
        <w:rPr>
          <w:sz w:val="16"/>
          <w:szCs w:val="16"/>
        </w:rPr>
        <w:t xml:space="preserve">snapshot ITSR </w:t>
      </w:r>
      <w:r w:rsidR="000C6CEE">
        <w:rPr>
          <w:sz w:val="16"/>
          <w:szCs w:val="16"/>
        </w:rPr>
        <w:t>(as of 02.01.2018)</w:t>
      </w:r>
      <w:bookmarkEnd w:id="938"/>
    </w:p>
    <w:p w14:paraId="44666D3C" w14:textId="2F7D770F" w:rsidR="00685062" w:rsidRDefault="00685062" w:rsidP="003F3947">
      <w:pPr>
        <w:ind w:firstLine="720"/>
        <w:rPr>
          <w:ins w:id="949" w:author="Nicole Fich" w:date="2018-09-11T10:44:00Z"/>
        </w:rPr>
      </w:pPr>
      <w:commentRangeStart w:id="950"/>
      <w:ins w:id="951" w:author="Nicole Fich" w:date="2018-09-11T10:45:00Z">
        <w:r>
          <w:t xml:space="preserve">After approval </w:t>
        </w:r>
      </w:ins>
      <w:commentRangeEnd w:id="950"/>
      <w:ins w:id="952" w:author="Nicole Fich" w:date="2018-09-11T11:02:00Z">
        <w:r w:rsidR="00B46E97">
          <w:rPr>
            <w:rStyle w:val="CommentReference"/>
          </w:rPr>
          <w:commentReference w:id="950"/>
        </w:r>
      </w:ins>
      <w:ins w:id="953" w:author="Nicole Fich" w:date="2018-09-11T10:45:00Z">
        <w:r>
          <w:t>of the ITSR the technical admin of MEGA is decommissioning the application</w:t>
        </w:r>
      </w:ins>
      <w:ins w:id="954" w:author="Nicole Fich" w:date="2018-09-11T10:48:00Z">
        <w:r>
          <w:t>.</w:t>
        </w:r>
      </w:ins>
    </w:p>
    <w:p w14:paraId="7E17D049" w14:textId="7B74A18C" w:rsidR="003F3947" w:rsidRDefault="003F3947" w:rsidP="003F3947">
      <w:pPr>
        <w:ind w:firstLine="720"/>
      </w:pPr>
      <w:r>
        <w:t>End of 2018 the delete process will be managed via a Jira workflow.</w:t>
      </w:r>
    </w:p>
    <w:p w14:paraId="729E8EBB" w14:textId="357F62ED" w:rsidR="003F3947" w:rsidRDefault="003F3947">
      <w:pPr>
        <w:pStyle w:val="Heading3"/>
        <w:pPrChange w:id="955" w:author="Nicole Fich" w:date="2018-09-19T12:05:00Z">
          <w:pPr>
            <w:pStyle w:val="Heading4"/>
          </w:pPr>
        </w:pPrChange>
      </w:pPr>
      <w:bookmarkStart w:id="956" w:name="_Toc525121598"/>
      <w:r w:rsidRPr="00EF5295">
        <w:t>JIRA workflow details</w:t>
      </w:r>
      <w:r w:rsidR="00D41EE5">
        <w:t xml:space="preserve"> (future process)</w:t>
      </w:r>
      <w:bookmarkEnd w:id="956"/>
    </w:p>
    <w:p w14:paraId="47D692D8" w14:textId="77777777" w:rsidR="003F3947" w:rsidRPr="00EF5295" w:rsidRDefault="003F3947" w:rsidP="003F3947">
      <w:pPr>
        <w:pStyle w:val="ListParagraph"/>
        <w:numPr>
          <w:ilvl w:val="0"/>
          <w:numId w:val="39"/>
        </w:numPr>
      </w:pPr>
      <w:r w:rsidRPr="00EF5295">
        <w:t>Implement delete buttons on application and on component level that are active for all users having write access to the application / component.</w:t>
      </w:r>
    </w:p>
    <w:p w14:paraId="0DCC4C80" w14:textId="77777777" w:rsidR="003F3947" w:rsidRPr="00EF5295" w:rsidRDefault="003F3947" w:rsidP="003F3947">
      <w:pPr>
        <w:pStyle w:val="ListParagraph"/>
        <w:numPr>
          <w:ilvl w:val="0"/>
          <w:numId w:val="39"/>
        </w:numPr>
      </w:pPr>
      <w:r w:rsidRPr="00EF5295">
        <w:t>Trigger an approval workflow in JIRA via a RestFul API.</w:t>
      </w:r>
    </w:p>
    <w:p w14:paraId="719F90C8" w14:textId="77777777" w:rsidR="003F3947" w:rsidRPr="00197AB4" w:rsidRDefault="003F3947" w:rsidP="003F3947">
      <w:pPr>
        <w:pStyle w:val="ListParagraph"/>
        <w:numPr>
          <w:ilvl w:val="0"/>
          <w:numId w:val="39"/>
        </w:numPr>
      </w:pPr>
      <w:r w:rsidRPr="00EF5295">
        <w:t>Starting point for the workflow in JIRA should be an automated E-Mail for the initiator of the deletion. He should accept the ownership of the process, give reasons, i.e. a comment why the item is to be deleted and he should be able to delegate the ownership of process to someone else. Doing the latter, he should still be able to see the status of the workflow.</w:t>
      </w:r>
    </w:p>
    <w:p w14:paraId="29416AEB" w14:textId="77777777" w:rsidR="005D2017" w:rsidRPr="00491369" w:rsidRDefault="005D2017" w:rsidP="005D2017">
      <w:pPr>
        <w:pStyle w:val="ListParagraph"/>
        <w:numPr>
          <w:ilvl w:val="0"/>
          <w:numId w:val="39"/>
        </w:numPr>
      </w:pPr>
      <w:r w:rsidRPr="009072C3">
        <w:t>The creator / owner of the “</w:t>
      </w:r>
      <w:commentRangeStart w:id="957"/>
      <w:r w:rsidRPr="009072C3">
        <w:t xml:space="preserve">Approval” process </w:t>
      </w:r>
      <w:commentRangeEnd w:id="957"/>
      <w:r w:rsidR="00CC4272">
        <w:rPr>
          <w:rStyle w:val="CommentReference"/>
        </w:rPr>
        <w:commentReference w:id="957"/>
      </w:r>
      <w:r w:rsidRPr="009072C3">
        <w:t>may at any given time change the status to “Approval rejected” when he comes to the conclusion that an application or component should not be deleted.</w:t>
      </w:r>
    </w:p>
    <w:p w14:paraId="11823109" w14:textId="3D987E04" w:rsidR="003F3947" w:rsidRPr="0080328C" w:rsidRDefault="003F3947">
      <w:pPr>
        <w:pStyle w:val="ListParagraph"/>
        <w:numPr>
          <w:ilvl w:val="0"/>
          <w:numId w:val="39"/>
        </w:numPr>
        <w:rPr>
          <w:highlight w:val="yellow"/>
          <w:rPrChange w:id="958" w:author="Nicole Fich" w:date="2018-09-19T14:55:00Z">
            <w:rPr/>
          </w:rPrChange>
        </w:rPr>
      </w:pPr>
      <w:r w:rsidRPr="005D2017">
        <w:t xml:space="preserve">In case of </w:t>
      </w:r>
      <w:commentRangeStart w:id="959"/>
      <w:r w:rsidRPr="005D2017">
        <w:t xml:space="preserve">multiple people </w:t>
      </w:r>
      <w:commentRangeEnd w:id="959"/>
      <w:r w:rsidR="009E37B2">
        <w:rPr>
          <w:rStyle w:val="CommentReference"/>
        </w:rPr>
        <w:commentReference w:id="959"/>
      </w:r>
      <w:r w:rsidRPr="005D2017">
        <w:t xml:space="preserve">listed as IT application owner, business owner or </w:t>
      </w:r>
      <w:commentRangeStart w:id="960"/>
      <w:r w:rsidRPr="005D2017">
        <w:t xml:space="preserve">legal entity representatives </w:t>
      </w:r>
      <w:commentRangeEnd w:id="960"/>
      <w:r w:rsidR="009E37B2">
        <w:rPr>
          <w:rStyle w:val="CommentReference"/>
        </w:rPr>
        <w:commentReference w:id="960"/>
      </w:r>
      <w:r w:rsidRPr="005D2017">
        <w:t xml:space="preserve">an approval sub-task should be created for all these people </w:t>
      </w:r>
      <w:r w:rsidRPr="0080328C">
        <w:rPr>
          <w:highlight w:val="yellow"/>
          <w:rPrChange w:id="961" w:author="Nicole Fich" w:date="2018-09-19T14:55:00Z">
            <w:rPr/>
          </w:rPrChange>
        </w:rPr>
        <w:t xml:space="preserve">but </w:t>
      </w:r>
      <w:commentRangeStart w:id="962"/>
      <w:r w:rsidRPr="0080328C">
        <w:rPr>
          <w:highlight w:val="yellow"/>
          <w:rPrChange w:id="963" w:author="Nicole Fich" w:date="2018-09-19T14:55:00Z">
            <w:rPr/>
          </w:rPrChange>
        </w:rPr>
        <w:t xml:space="preserve">when one of each group has approved the deletion than no further approval is required </w:t>
      </w:r>
      <w:commentRangeEnd w:id="962"/>
      <w:r w:rsidR="009E37B2" w:rsidRPr="0080328C">
        <w:rPr>
          <w:rStyle w:val="CommentReference"/>
          <w:highlight w:val="yellow"/>
          <w:rPrChange w:id="964" w:author="Nicole Fich" w:date="2018-09-19T14:55:00Z">
            <w:rPr>
              <w:rStyle w:val="CommentReference"/>
            </w:rPr>
          </w:rPrChange>
        </w:rPr>
        <w:commentReference w:id="962"/>
      </w:r>
      <w:r w:rsidRPr="0080328C">
        <w:rPr>
          <w:highlight w:val="yellow"/>
          <w:rPrChange w:id="965" w:author="Nicole Fich" w:date="2018-09-19T14:55:00Z">
            <w:rPr/>
          </w:rPrChange>
        </w:rPr>
        <w:t>from the others of the same group. An E-Mail should be sen</w:t>
      </w:r>
      <w:r w:rsidR="00E423B3" w:rsidRPr="0080328C">
        <w:rPr>
          <w:highlight w:val="yellow"/>
          <w:rPrChange w:id="966" w:author="Nicole Fich" w:date="2018-09-19T14:55:00Z">
            <w:rPr/>
          </w:rPrChange>
        </w:rPr>
        <w:t>t</w:t>
      </w:r>
      <w:r w:rsidRPr="0080328C">
        <w:rPr>
          <w:highlight w:val="yellow"/>
          <w:rPrChange w:id="967" w:author="Nicole Fich" w:date="2018-09-19T14:55:00Z">
            <w:rPr/>
          </w:rPrChange>
        </w:rPr>
        <w:t xml:space="preserve"> to those one</w:t>
      </w:r>
      <w:r w:rsidR="00D41EE5" w:rsidRPr="0080328C">
        <w:rPr>
          <w:highlight w:val="yellow"/>
          <w:rPrChange w:id="968" w:author="Nicole Fich" w:date="2018-09-19T14:55:00Z">
            <w:rPr/>
          </w:rPrChange>
        </w:rPr>
        <w:t>s</w:t>
      </w:r>
      <w:r w:rsidRPr="0080328C">
        <w:rPr>
          <w:highlight w:val="yellow"/>
          <w:rPrChange w:id="969" w:author="Nicole Fich" w:date="2018-09-19T14:55:00Z">
            <w:rPr/>
          </w:rPrChange>
        </w:rPr>
        <w:t xml:space="preserve"> that are no longer required for approval.</w:t>
      </w:r>
    </w:p>
    <w:p w14:paraId="4A9FDACB" w14:textId="77777777" w:rsidR="003F3947" w:rsidRPr="00197AB4" w:rsidRDefault="003F3947" w:rsidP="003F3947">
      <w:pPr>
        <w:pStyle w:val="ListParagraph"/>
        <w:numPr>
          <w:ilvl w:val="0"/>
          <w:numId w:val="39"/>
        </w:numPr>
      </w:pPr>
      <w:r w:rsidRPr="00197AB4">
        <w:t>Enable the requestor of a deletion process in getting an overview of the approval status.</w:t>
      </w:r>
    </w:p>
    <w:p w14:paraId="7199843F" w14:textId="77777777" w:rsidR="003F3947" w:rsidRPr="00197AB4" w:rsidRDefault="003F3947" w:rsidP="003F3947">
      <w:pPr>
        <w:pStyle w:val="ListParagraph"/>
        <w:numPr>
          <w:ilvl w:val="0"/>
          <w:numId w:val="39"/>
        </w:numPr>
      </w:pPr>
      <w:r w:rsidRPr="00197AB4">
        <w:t xml:space="preserve">Inform </w:t>
      </w:r>
      <w:commentRangeStart w:id="970"/>
      <w:r w:rsidRPr="00197AB4">
        <w:t xml:space="preserve">MEGA administrators </w:t>
      </w:r>
      <w:commentRangeEnd w:id="970"/>
      <w:r w:rsidR="005D2A98">
        <w:rPr>
          <w:rStyle w:val="CommentReference"/>
        </w:rPr>
        <w:commentReference w:id="970"/>
      </w:r>
      <w:r w:rsidRPr="00197AB4">
        <w:t>of completed approval process to have them delete / decommission the application / component.</w:t>
      </w:r>
    </w:p>
    <w:p w14:paraId="2E2DB19F" w14:textId="61D987F1" w:rsidR="003F3947" w:rsidRDefault="003F3947" w:rsidP="00587180">
      <w:pPr>
        <w:pStyle w:val="ListParagraph"/>
        <w:numPr>
          <w:ilvl w:val="0"/>
          <w:numId w:val="39"/>
        </w:numPr>
        <w:rPr>
          <w:ins w:id="971" w:author="Nicole Fich" w:date="2018-09-13T17:08:00Z"/>
        </w:rPr>
      </w:pPr>
      <w:r w:rsidRPr="009072C3">
        <w:lastRenderedPageBreak/>
        <w:t>Enable the requestor of a deletion to remind all outstanding approvals automatically via E-Mail.</w:t>
      </w:r>
    </w:p>
    <w:p w14:paraId="244EACD6" w14:textId="77777777" w:rsidR="00DA0867" w:rsidRDefault="00DA0867">
      <w:pPr>
        <w:rPr>
          <w:ins w:id="972" w:author="Nicole Fich" w:date="2018-09-13T17:09:00Z"/>
          <w:noProof/>
        </w:rPr>
        <w:pPrChange w:id="973" w:author="Nicole Fich" w:date="2018-09-13T17:08:00Z">
          <w:pPr>
            <w:pStyle w:val="ListParagraph"/>
            <w:numPr>
              <w:numId w:val="39"/>
            </w:numPr>
            <w:ind w:left="1080" w:hanging="360"/>
          </w:pPr>
        </w:pPrChange>
      </w:pPr>
    </w:p>
    <w:p w14:paraId="714117BE" w14:textId="7CCEA8BB" w:rsidR="00DA0867" w:rsidRDefault="0053115D">
      <w:pPr>
        <w:rPr>
          <w:ins w:id="974" w:author="Nicole Fich" w:date="2018-09-13T17:10:00Z"/>
        </w:rPr>
        <w:pPrChange w:id="975" w:author="Nicole Fich" w:date="2018-09-13T17:08:00Z">
          <w:pPr>
            <w:pStyle w:val="ListParagraph"/>
            <w:numPr>
              <w:numId w:val="39"/>
            </w:numPr>
            <w:ind w:left="1080" w:hanging="360"/>
          </w:pPr>
        </w:pPrChange>
      </w:pPr>
      <w:ins w:id="976" w:author="Nicole Fich" w:date="2018-09-20T14:21:00Z">
        <w:r>
          <w:rPr>
            <w:noProof/>
          </w:rPr>
          <w:lastRenderedPageBreak/>
          <w:drawing>
            <wp:inline distT="0" distB="0" distL="0" distR="0" wp14:anchorId="1F2C012D" wp14:editId="07496AE6">
              <wp:extent cx="4344168" cy="746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process.png"/>
                      <pic:cNvPicPr/>
                    </pic:nvPicPr>
                    <pic:blipFill>
                      <a:blip r:embed="rId31">
                        <a:extLst>
                          <a:ext uri="{28A0092B-C50C-407E-A947-70E740481C1C}">
                            <a14:useLocalDpi xmlns:a14="http://schemas.microsoft.com/office/drawing/2010/main" val="0"/>
                          </a:ext>
                        </a:extLst>
                      </a:blip>
                      <a:stretch>
                        <a:fillRect/>
                      </a:stretch>
                    </pic:blipFill>
                    <pic:spPr>
                      <a:xfrm>
                        <a:off x="0" y="0"/>
                        <a:ext cx="4362962" cy="7499906"/>
                      </a:xfrm>
                      <a:prstGeom prst="rect">
                        <a:avLst/>
                      </a:prstGeom>
                    </pic:spPr>
                  </pic:pic>
                </a:graphicData>
              </a:graphic>
            </wp:inline>
          </w:drawing>
        </w:r>
      </w:ins>
    </w:p>
    <w:p w14:paraId="306C936F" w14:textId="1FE4DC59" w:rsidR="00DA0867" w:rsidRPr="0053115D" w:rsidRDefault="00750156">
      <w:pPr>
        <w:pStyle w:val="Caption"/>
        <w:rPr>
          <w:ins w:id="977" w:author="Nicole Fich" w:date="2018-09-13T17:10:00Z"/>
          <w:sz w:val="16"/>
          <w:szCs w:val="16"/>
          <w:lang w:val="en-GB"/>
          <w:rPrChange w:id="978" w:author="Nicole Fich" w:date="2018-09-20T14:21:00Z">
            <w:rPr>
              <w:ins w:id="979" w:author="Nicole Fich" w:date="2018-09-13T17:10:00Z"/>
              <w:sz w:val="16"/>
              <w:szCs w:val="16"/>
              <w:lang w:val="de-DE"/>
            </w:rPr>
          </w:rPrChange>
        </w:rPr>
        <w:pPrChange w:id="980" w:author="Nicole Fich" w:date="2018-09-20T15:00:00Z">
          <w:pPr>
            <w:pStyle w:val="ListParagraph"/>
            <w:numPr>
              <w:numId w:val="39"/>
            </w:numPr>
            <w:ind w:left="1080" w:hanging="360"/>
          </w:pPr>
        </w:pPrChange>
      </w:pPr>
      <w:bookmarkStart w:id="981" w:name="_Toc525219244"/>
      <w:ins w:id="982" w:author="Nicole Fich" w:date="2018-09-20T15:00:00Z">
        <w:r w:rsidRPr="00750156">
          <w:rPr>
            <w:sz w:val="16"/>
            <w:szCs w:val="16"/>
            <w:rPrChange w:id="983" w:author="Nicole Fich" w:date="2018-09-20T15:00:00Z">
              <w:rPr/>
            </w:rPrChange>
          </w:rPr>
          <w:t xml:space="preserve">Figure </w:t>
        </w:r>
        <w:r w:rsidRPr="00750156">
          <w:rPr>
            <w:sz w:val="16"/>
            <w:szCs w:val="16"/>
            <w:rPrChange w:id="984" w:author="Nicole Fich" w:date="2018-09-20T15:00:00Z">
              <w:rPr/>
            </w:rPrChange>
          </w:rPr>
          <w:fldChar w:fldCharType="begin"/>
        </w:r>
        <w:r w:rsidRPr="00750156">
          <w:rPr>
            <w:sz w:val="16"/>
            <w:szCs w:val="16"/>
            <w:rPrChange w:id="985" w:author="Nicole Fich" w:date="2018-09-20T15:00:00Z">
              <w:rPr/>
            </w:rPrChange>
          </w:rPr>
          <w:instrText xml:space="preserve"> SEQ Figure \* ARABIC </w:instrText>
        </w:r>
      </w:ins>
      <w:r w:rsidRPr="00750156">
        <w:rPr>
          <w:sz w:val="16"/>
          <w:szCs w:val="16"/>
          <w:rPrChange w:id="986" w:author="Nicole Fich" w:date="2018-09-20T15:00:00Z">
            <w:rPr/>
          </w:rPrChange>
        </w:rPr>
        <w:fldChar w:fldCharType="separate"/>
      </w:r>
      <w:ins w:id="987" w:author="Nicole Fich" w:date="2018-09-20T15:04:00Z">
        <w:r w:rsidR="006D6DCD">
          <w:rPr>
            <w:noProof/>
            <w:sz w:val="16"/>
            <w:szCs w:val="16"/>
          </w:rPr>
          <w:t>8</w:t>
        </w:r>
      </w:ins>
      <w:ins w:id="988" w:author="Nicole Fich" w:date="2018-09-20T15:00:00Z">
        <w:r w:rsidRPr="00750156">
          <w:rPr>
            <w:sz w:val="16"/>
            <w:szCs w:val="16"/>
            <w:rPrChange w:id="989" w:author="Nicole Fich" w:date="2018-09-20T15:00:00Z">
              <w:rPr/>
            </w:rPrChange>
          </w:rPr>
          <w:fldChar w:fldCharType="end"/>
        </w:r>
      </w:ins>
      <w:ins w:id="990" w:author="Nicole Fich" w:date="2018-09-13T17:10:00Z">
        <w:r w:rsidR="00DA0867" w:rsidRPr="0053115D">
          <w:rPr>
            <w:b/>
            <w:sz w:val="16"/>
            <w:szCs w:val="16"/>
            <w:lang w:val="en-GB"/>
            <w:rPrChange w:id="991" w:author="Nicole Fich" w:date="2018-09-20T14:21:00Z">
              <w:rPr>
                <w:lang w:val="de-DE"/>
              </w:rPr>
            </w:rPrChange>
          </w:rPr>
          <w:t>:</w:t>
        </w:r>
        <w:r w:rsidR="00DA0867" w:rsidRPr="0053115D">
          <w:rPr>
            <w:sz w:val="16"/>
            <w:szCs w:val="16"/>
            <w:lang w:val="en-GB"/>
            <w:rPrChange w:id="992" w:author="Nicole Fich" w:date="2018-09-20T14:21:00Z">
              <w:rPr>
                <w:lang w:val="de-DE"/>
              </w:rPr>
            </w:rPrChange>
          </w:rPr>
          <w:t xml:space="preserve"> Delete process overview</w:t>
        </w:r>
        <w:bookmarkEnd w:id="981"/>
      </w:ins>
    </w:p>
    <w:p w14:paraId="027F9008" w14:textId="77777777" w:rsidR="00DA0867" w:rsidRPr="0053115D" w:rsidRDefault="00DA0867">
      <w:pPr>
        <w:rPr>
          <w:sz w:val="16"/>
          <w:szCs w:val="16"/>
          <w:rPrChange w:id="993" w:author="Nicole Fich" w:date="2018-09-20T14:21:00Z">
            <w:rPr/>
          </w:rPrChange>
        </w:rPr>
        <w:pPrChange w:id="994" w:author="Nicole Fich" w:date="2018-09-13T17:08:00Z">
          <w:pPr>
            <w:pStyle w:val="ListParagraph"/>
            <w:numPr>
              <w:numId w:val="39"/>
            </w:numPr>
            <w:ind w:left="1080" w:hanging="360"/>
          </w:pPr>
        </w:pPrChange>
      </w:pPr>
    </w:p>
    <w:p w14:paraId="762A722F" w14:textId="77777777" w:rsidR="003F3947" w:rsidRPr="00EF5295" w:rsidRDefault="003F3947">
      <w:pPr>
        <w:pStyle w:val="Heading3"/>
        <w:pPrChange w:id="995" w:author="Nicole Fich" w:date="2018-09-19T12:05:00Z">
          <w:pPr>
            <w:pStyle w:val="Heading4"/>
          </w:pPr>
        </w:pPrChange>
      </w:pPr>
      <w:bookmarkStart w:id="996" w:name="_Toc525121599"/>
      <w:r w:rsidRPr="00EF5295">
        <w:t>Process steps of the approval process</w:t>
      </w:r>
      <w:bookmarkEnd w:id="996"/>
    </w:p>
    <w:p w14:paraId="556B6132" w14:textId="55E2CBFC" w:rsidR="003F3947" w:rsidRPr="00EF5295" w:rsidRDefault="003F3947" w:rsidP="003F3947">
      <w:pPr>
        <w:pStyle w:val="ListParagraph"/>
        <w:numPr>
          <w:ilvl w:val="0"/>
          <w:numId w:val="39"/>
        </w:numPr>
      </w:pPr>
      <w:r w:rsidRPr="00EF5295">
        <w:t>On Status “Approval New” the owner of the process can delete all but one “Sub-Approval” task for an area or create a new one for an area. As soon as he</w:t>
      </w:r>
      <w:ins w:id="997" w:author="Nicole Fich" w:date="2018-09-19T15:49:00Z">
        <w:r w:rsidR="002E516B">
          <w:t>/she</w:t>
        </w:r>
      </w:ins>
      <w:r w:rsidRPr="00EF5295">
        <w:t xml:space="preserve"> sets the “Approval Status” to “Approval in Progress” as many Emails as sub-tasks exist have to be sen</w:t>
      </w:r>
      <w:r w:rsidR="00E423B3">
        <w:t>t</w:t>
      </w:r>
      <w:r w:rsidRPr="00EF5295">
        <w:t xml:space="preserve"> out to the approvers (status “Sub-Approval New”)</w:t>
      </w:r>
    </w:p>
    <w:p w14:paraId="137C9934" w14:textId="725FC66E" w:rsidR="003F3947" w:rsidRPr="00EF5295" w:rsidRDefault="003F3947" w:rsidP="003F3947">
      <w:pPr>
        <w:pStyle w:val="ListParagraph"/>
        <w:numPr>
          <w:ilvl w:val="0"/>
          <w:numId w:val="39"/>
        </w:numPr>
      </w:pPr>
      <w:r w:rsidRPr="00EF5295">
        <w:t>Each approver receiving a link to his</w:t>
      </w:r>
      <w:ins w:id="998" w:author="Nicole Fich" w:date="2018-09-19T15:50:00Z">
        <w:r w:rsidR="002E516B">
          <w:t>/her</w:t>
        </w:r>
      </w:ins>
      <w:r w:rsidRPr="00EF5295">
        <w:t xml:space="preserve"> “Sub-Approval” task may accept, reject or delegate his</w:t>
      </w:r>
      <w:ins w:id="999" w:author="Nicole Fich" w:date="2018-09-19T15:50:00Z">
        <w:r w:rsidR="002E516B">
          <w:t>/her</w:t>
        </w:r>
      </w:ins>
      <w:r w:rsidRPr="00EF5295">
        <w:t xml:space="preserve"> approval.</w:t>
      </w:r>
    </w:p>
    <w:p w14:paraId="2E0E11CB" w14:textId="77777777" w:rsidR="003F3947" w:rsidRPr="00EF5295" w:rsidRDefault="003F3947" w:rsidP="003F3947">
      <w:pPr>
        <w:pStyle w:val="ListParagraph"/>
        <w:numPr>
          <w:ilvl w:val="1"/>
          <w:numId w:val="32"/>
        </w:numPr>
      </w:pPr>
      <w:r w:rsidRPr="00EF5295">
        <w:t>On “accept” status change to “Sub-Approval given”</w:t>
      </w:r>
    </w:p>
    <w:p w14:paraId="6CCD7189" w14:textId="77777777" w:rsidR="003F3947" w:rsidRPr="00EF5295" w:rsidRDefault="003F3947" w:rsidP="003F3947">
      <w:pPr>
        <w:pStyle w:val="ListParagraph"/>
        <w:numPr>
          <w:ilvl w:val="2"/>
          <w:numId w:val="42"/>
        </w:numPr>
      </w:pPr>
      <w:r w:rsidRPr="00EF5295">
        <w:t>Set status of object “Approval” to status “Approval in progress”</w:t>
      </w:r>
    </w:p>
    <w:p w14:paraId="208977FA" w14:textId="1CEF1953" w:rsidR="003F3947" w:rsidRPr="00EF5295" w:rsidRDefault="003F3947" w:rsidP="003F3947">
      <w:pPr>
        <w:pStyle w:val="ListParagraph"/>
        <w:numPr>
          <w:ilvl w:val="2"/>
          <w:numId w:val="42"/>
        </w:numPr>
      </w:pPr>
      <w:r w:rsidRPr="00EF5295">
        <w:t>All other Sub-Approvals for the same area (i.e. IT Application Owner, Business Owner or the same Using Legal Entity) will be set to status “Sub-Approval not required”) and an E-mail has to be sen</w:t>
      </w:r>
      <w:r w:rsidR="00E423B3">
        <w:t>t</w:t>
      </w:r>
      <w:r w:rsidRPr="00EF5295">
        <w:t xml:space="preserve"> to those ones who’s approval is no longer required.</w:t>
      </w:r>
    </w:p>
    <w:p w14:paraId="54CC782D" w14:textId="77777777" w:rsidR="003F3947" w:rsidRPr="00EF5295" w:rsidRDefault="003F3947" w:rsidP="003F3947">
      <w:pPr>
        <w:pStyle w:val="ListParagraph"/>
        <w:numPr>
          <w:ilvl w:val="1"/>
          <w:numId w:val="32"/>
        </w:numPr>
      </w:pPr>
      <w:r w:rsidRPr="00EF5295">
        <w:t xml:space="preserve">On “reject” status change to “Sub-Approval </w:t>
      </w:r>
      <w:commentRangeStart w:id="1000"/>
      <w:commentRangeStart w:id="1001"/>
      <w:r w:rsidRPr="00EF5295">
        <w:t>rejected</w:t>
      </w:r>
      <w:commentRangeEnd w:id="1000"/>
      <w:r w:rsidR="00D41EE5">
        <w:rPr>
          <w:rStyle w:val="CommentReference"/>
        </w:rPr>
        <w:commentReference w:id="1000"/>
      </w:r>
      <w:commentRangeEnd w:id="1001"/>
      <w:r w:rsidR="00DD5D27">
        <w:rPr>
          <w:rStyle w:val="CommentReference"/>
        </w:rPr>
        <w:commentReference w:id="1001"/>
      </w:r>
      <w:r w:rsidRPr="00EF5295">
        <w:t>”</w:t>
      </w:r>
    </w:p>
    <w:p w14:paraId="432B45B1" w14:textId="77777777" w:rsidR="003F3947" w:rsidRPr="00197AB4" w:rsidRDefault="003F3947" w:rsidP="003F3947">
      <w:pPr>
        <w:pStyle w:val="ListParagraph"/>
        <w:numPr>
          <w:ilvl w:val="2"/>
          <w:numId w:val="42"/>
        </w:numPr>
      </w:pPr>
      <w:r w:rsidRPr="00197AB4">
        <w:t>Set status of object “Approval” to status “Approval in progress”</w:t>
      </w:r>
    </w:p>
    <w:p w14:paraId="6E1D6DFE" w14:textId="0E3D5886" w:rsidR="003F3947" w:rsidRPr="00197AB4" w:rsidRDefault="003F3947" w:rsidP="003F3947">
      <w:pPr>
        <w:pStyle w:val="ListParagraph"/>
        <w:numPr>
          <w:ilvl w:val="2"/>
          <w:numId w:val="42"/>
        </w:numPr>
      </w:pPr>
      <w:r w:rsidRPr="00197AB4">
        <w:t>An E-Mail will be sen</w:t>
      </w:r>
      <w:r w:rsidR="00E423B3">
        <w:t>t</w:t>
      </w:r>
      <w:r w:rsidRPr="00197AB4">
        <w:t xml:space="preserve"> to the owner of the process informing him that the approval was rejected.</w:t>
      </w:r>
    </w:p>
    <w:p w14:paraId="7A11892E" w14:textId="77777777" w:rsidR="003F3947" w:rsidRPr="00197AB4" w:rsidRDefault="003F3947" w:rsidP="003F3947">
      <w:pPr>
        <w:pStyle w:val="ListParagraph"/>
        <w:numPr>
          <w:ilvl w:val="1"/>
          <w:numId w:val="32"/>
        </w:numPr>
      </w:pPr>
      <w:r w:rsidRPr="00197AB4">
        <w:t>On “delegate” status remains “Sub-Approval New” but:</w:t>
      </w:r>
    </w:p>
    <w:p w14:paraId="0DC896BC" w14:textId="0489B454" w:rsidR="003F3947" w:rsidRPr="00197AB4" w:rsidRDefault="003F3947" w:rsidP="003F3947">
      <w:pPr>
        <w:pStyle w:val="ListParagraph"/>
        <w:numPr>
          <w:ilvl w:val="2"/>
          <w:numId w:val="42"/>
        </w:numPr>
      </w:pPr>
      <w:r w:rsidRPr="00197AB4">
        <w:t>E-Mail with link to “Sub-Approval” will be sen</w:t>
      </w:r>
      <w:r w:rsidR="00E423B3">
        <w:t>t</w:t>
      </w:r>
      <w:r w:rsidRPr="00197AB4">
        <w:t xml:space="preserve"> to delegate. Restart process</w:t>
      </w:r>
    </w:p>
    <w:p w14:paraId="634B68DC" w14:textId="77777777" w:rsidR="003F3947" w:rsidRPr="00197AB4" w:rsidRDefault="003F3947" w:rsidP="003F3947">
      <w:pPr>
        <w:pStyle w:val="ListParagraph"/>
        <w:numPr>
          <w:ilvl w:val="2"/>
          <w:numId w:val="42"/>
        </w:numPr>
      </w:pPr>
      <w:r w:rsidRPr="00197AB4">
        <w:t xml:space="preserve">If all approvals have been given the status of the “Approval” object will get the status “Approval given”. </w:t>
      </w:r>
    </w:p>
    <w:p w14:paraId="5F02B376" w14:textId="7DF584C5" w:rsidR="003F3947" w:rsidRPr="00197AB4" w:rsidRDefault="003F3947" w:rsidP="003F3947">
      <w:pPr>
        <w:pStyle w:val="ListParagraph"/>
        <w:numPr>
          <w:ilvl w:val="2"/>
          <w:numId w:val="42"/>
        </w:numPr>
      </w:pPr>
      <w:r w:rsidRPr="00197AB4">
        <w:t>An E-Mail will be sen</w:t>
      </w:r>
      <w:r w:rsidR="00E423B3">
        <w:t>t</w:t>
      </w:r>
      <w:r w:rsidRPr="00197AB4">
        <w:t xml:space="preserve"> to the owner of the process to inform him about the complete approval</w:t>
      </w:r>
    </w:p>
    <w:p w14:paraId="05AB9328" w14:textId="03326AE9" w:rsidR="003F3947" w:rsidRDefault="003F3947" w:rsidP="003F3947">
      <w:pPr>
        <w:pStyle w:val="ListParagraph"/>
        <w:numPr>
          <w:ilvl w:val="2"/>
          <w:numId w:val="42"/>
        </w:numPr>
      </w:pPr>
      <w:r w:rsidRPr="00197AB4">
        <w:t>An E-Mail will be sen</w:t>
      </w:r>
      <w:r w:rsidR="00E423B3">
        <w:t>t</w:t>
      </w:r>
      <w:r w:rsidRPr="00197AB4">
        <w:t xml:space="preserve"> to the MEGA administrators to inform them that the application / component can now be deleted / decommissioned.</w:t>
      </w:r>
    </w:p>
    <w:p w14:paraId="403C1422" w14:textId="31536A3F" w:rsidR="0001138E" w:rsidRDefault="0001138E">
      <w:pPr>
        <w:pStyle w:val="Heading2"/>
        <w:pPrChange w:id="1002" w:author="Nicole Fich" w:date="2018-09-19T12:04:00Z">
          <w:pPr>
            <w:pStyle w:val="Heading3"/>
          </w:pPr>
        </w:pPrChange>
      </w:pPr>
      <w:bookmarkStart w:id="1003" w:name="_Toc525121600"/>
      <w:r>
        <w:t>Maintenance of data (“mandatory fields”)</w:t>
      </w:r>
      <w:bookmarkEnd w:id="1003"/>
    </w:p>
    <w:p w14:paraId="681FD1D2" w14:textId="58A44E94" w:rsidR="0001138E" w:rsidRDefault="00725851" w:rsidP="00587180">
      <w:pPr>
        <w:ind w:left="720"/>
      </w:pPr>
      <w:r>
        <w:t>The Legal Entities Clearstream Banking Frankfurt AG (CBF) and Eurex Clearing AG (ECAG), IT Infrastructure as well as Group Security aligned on</w:t>
      </w:r>
      <w:r w:rsidR="00F17938">
        <w:t xml:space="preserve"> information they need out of MEGA for audit reasons, so called</w:t>
      </w:r>
      <w:r>
        <w:t xml:space="preserve"> “mandatory fields”</w:t>
      </w:r>
      <w:r w:rsidR="00B239AD">
        <w:t xml:space="preserve"> (see figure below)</w:t>
      </w:r>
      <w:r>
        <w:t xml:space="preserve"> that have to be maintained by the products.</w:t>
      </w:r>
      <w:r w:rsidR="0074527C">
        <w:t xml:space="preserve"> Therefore, the product leads nominated employees for their product (=Product MEGA contact).</w:t>
      </w:r>
      <w:r w:rsidR="00481EFF">
        <w:t xml:space="preserve"> </w:t>
      </w:r>
      <w:ins w:id="1004" w:author="Nicole Fich" w:date="2018-09-11T11:58:00Z">
        <w:r w:rsidR="005A2EB9">
          <w:t xml:space="preserve">Ensuring </w:t>
        </w:r>
      </w:ins>
      <w:del w:id="1005" w:author="Nicole Fich" w:date="2018-09-11T11:59:00Z">
        <w:r w:rsidR="00481EFF" w:rsidDel="005A2EB9">
          <w:delText>T</w:delText>
        </w:r>
      </w:del>
      <w:ins w:id="1006" w:author="Nicole Fich" w:date="2018-09-11T11:59:00Z">
        <w:r w:rsidR="005A2EB9">
          <w:t>t</w:t>
        </w:r>
      </w:ins>
      <w:r w:rsidR="00481EFF">
        <w:t>hat the data is complete and up to date a quarterly report is sent to all product conctacts.</w:t>
      </w:r>
      <w:ins w:id="1007" w:author="Nicole Fich" w:date="2018-09-11T13:15:00Z">
        <w:r w:rsidR="00B93134">
          <w:t xml:space="preserve"> (details see chapter 3.3.4)</w:t>
        </w:r>
      </w:ins>
    </w:p>
    <w:tbl>
      <w:tblPr>
        <w:tblW w:w="9776" w:type="dxa"/>
        <w:tblInd w:w="841" w:type="dxa"/>
        <w:tblCellMar>
          <w:left w:w="0" w:type="dxa"/>
          <w:right w:w="0" w:type="dxa"/>
        </w:tblCellMar>
        <w:tblLook w:val="0420" w:firstRow="1" w:lastRow="0" w:firstColumn="0" w:lastColumn="0" w:noHBand="0" w:noVBand="1"/>
      </w:tblPr>
      <w:tblGrid>
        <w:gridCol w:w="425"/>
        <w:gridCol w:w="3362"/>
        <w:gridCol w:w="5989"/>
      </w:tblGrid>
      <w:tr w:rsidR="00661B34" w:rsidRPr="00661B34" w14:paraId="51EC4325" w14:textId="77777777" w:rsidTr="00587180">
        <w:trPr>
          <w:trHeight w:val="283"/>
        </w:trPr>
        <w:tc>
          <w:tcPr>
            <w:tcW w:w="425" w:type="dxa"/>
            <w:tcBorders>
              <w:top w:val="single" w:sz="8" w:space="0" w:color="FFFFFF"/>
              <w:left w:val="single" w:sz="8" w:space="0" w:color="FFFFFF"/>
              <w:bottom w:val="single" w:sz="24" w:space="0" w:color="FFFFFF"/>
              <w:right w:val="single" w:sz="8" w:space="0" w:color="FFFFFF"/>
            </w:tcBorders>
            <w:shd w:val="clear" w:color="auto" w:fill="AFAFAF"/>
            <w:tcMar>
              <w:top w:w="72" w:type="dxa"/>
              <w:left w:w="57" w:type="dxa"/>
              <w:bottom w:w="72" w:type="dxa"/>
              <w:right w:w="57" w:type="dxa"/>
            </w:tcMar>
            <w:hideMark/>
          </w:tcPr>
          <w:p w14:paraId="1062DDF2"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b/>
                <w:bCs/>
                <w:color w:val="FFFFFF"/>
                <w:kern w:val="24"/>
                <w:sz w:val="18"/>
                <w:szCs w:val="18"/>
                <w:lang w:eastAsia="ja-JP"/>
              </w:rPr>
              <w:t>#</w:t>
            </w:r>
          </w:p>
        </w:tc>
        <w:tc>
          <w:tcPr>
            <w:tcW w:w="3362" w:type="dxa"/>
            <w:tcBorders>
              <w:top w:val="single" w:sz="8" w:space="0" w:color="FFFFFF"/>
              <w:left w:val="single" w:sz="8" w:space="0" w:color="FFFFFF"/>
              <w:bottom w:val="single" w:sz="24" w:space="0" w:color="FFFFFF"/>
              <w:right w:val="single" w:sz="8" w:space="0" w:color="FFFFFF"/>
            </w:tcBorders>
            <w:shd w:val="clear" w:color="auto" w:fill="AFAFAF"/>
            <w:tcMar>
              <w:top w:w="72" w:type="dxa"/>
              <w:left w:w="144" w:type="dxa"/>
              <w:bottom w:w="72" w:type="dxa"/>
              <w:right w:w="144" w:type="dxa"/>
            </w:tcMar>
            <w:hideMark/>
          </w:tcPr>
          <w:p w14:paraId="3BE948C8"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b/>
                <w:bCs/>
                <w:color w:val="FFFFFF"/>
                <w:kern w:val="24"/>
                <w:sz w:val="18"/>
                <w:szCs w:val="18"/>
                <w:lang w:eastAsia="ja-JP"/>
              </w:rPr>
              <w:t>Fields</w:t>
            </w:r>
          </w:p>
        </w:tc>
        <w:tc>
          <w:tcPr>
            <w:tcW w:w="5989" w:type="dxa"/>
            <w:tcBorders>
              <w:top w:val="single" w:sz="8" w:space="0" w:color="FFFFFF"/>
              <w:left w:val="single" w:sz="8" w:space="0" w:color="FFFFFF"/>
              <w:bottom w:val="single" w:sz="24" w:space="0" w:color="FFFFFF"/>
              <w:right w:val="single" w:sz="8" w:space="0" w:color="FFFFFF"/>
            </w:tcBorders>
            <w:shd w:val="clear" w:color="auto" w:fill="AFAFAF"/>
            <w:tcMar>
              <w:top w:w="72" w:type="dxa"/>
              <w:left w:w="144" w:type="dxa"/>
              <w:bottom w:w="72" w:type="dxa"/>
              <w:right w:w="144" w:type="dxa"/>
            </w:tcMar>
            <w:hideMark/>
          </w:tcPr>
          <w:p w14:paraId="7F99FF83"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b/>
                <w:bCs/>
                <w:color w:val="FFFFFF"/>
                <w:kern w:val="24"/>
                <w:sz w:val="18"/>
                <w:szCs w:val="18"/>
                <w:lang w:eastAsia="ja-JP"/>
              </w:rPr>
              <w:t>Description</w:t>
            </w:r>
          </w:p>
        </w:tc>
      </w:tr>
      <w:tr w:rsidR="00661B34" w:rsidRPr="0096196B" w14:paraId="0A3FF384" w14:textId="77777777" w:rsidTr="00587180">
        <w:trPr>
          <w:trHeight w:val="417"/>
        </w:trPr>
        <w:tc>
          <w:tcPr>
            <w:tcW w:w="425" w:type="dxa"/>
            <w:tcBorders>
              <w:top w:val="single" w:sz="24" w:space="0" w:color="FFFFFF"/>
              <w:left w:val="single" w:sz="8" w:space="0" w:color="FFFFFF"/>
              <w:bottom w:val="single" w:sz="8" w:space="0" w:color="FFFFFF"/>
              <w:right w:val="single" w:sz="8" w:space="0" w:color="FFFFFF"/>
            </w:tcBorders>
            <w:shd w:val="clear" w:color="auto" w:fill="E3E3E3"/>
            <w:tcMar>
              <w:top w:w="72" w:type="dxa"/>
              <w:left w:w="57" w:type="dxa"/>
              <w:bottom w:w="72" w:type="dxa"/>
              <w:right w:w="57" w:type="dxa"/>
            </w:tcMar>
            <w:hideMark/>
          </w:tcPr>
          <w:p w14:paraId="6FD8B456"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1</w:t>
            </w:r>
          </w:p>
        </w:tc>
        <w:tc>
          <w:tcPr>
            <w:tcW w:w="3362" w:type="dxa"/>
            <w:tcBorders>
              <w:top w:val="single" w:sz="24"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678B3589"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Application Code / ID (automatically generated)</w:t>
            </w:r>
          </w:p>
        </w:tc>
        <w:tc>
          <w:tcPr>
            <w:tcW w:w="5989" w:type="dxa"/>
            <w:tcBorders>
              <w:top w:val="single" w:sz="24"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6291B0FE"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The application ID is a unique identifier for an application which should be immutable over its lifetime</w:t>
            </w:r>
          </w:p>
        </w:tc>
      </w:tr>
      <w:tr w:rsidR="00661B34" w:rsidRPr="0096196B" w14:paraId="00543D78"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F2F2F2"/>
            <w:tcMar>
              <w:top w:w="72" w:type="dxa"/>
              <w:left w:w="57" w:type="dxa"/>
              <w:bottom w:w="72" w:type="dxa"/>
              <w:right w:w="57" w:type="dxa"/>
            </w:tcMar>
            <w:hideMark/>
          </w:tcPr>
          <w:p w14:paraId="526DD05D"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lastRenderedPageBreak/>
              <w:t>2</w:t>
            </w:r>
          </w:p>
        </w:tc>
        <w:tc>
          <w:tcPr>
            <w:tcW w:w="3362"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59DF6F94"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Description (short and long)</w:t>
            </w:r>
          </w:p>
        </w:tc>
        <w:tc>
          <w:tcPr>
            <w:tcW w:w="5989"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6BC85AE7"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Summary of the application outlining its purpose and other information that is not covered by other fields</w:t>
            </w:r>
          </w:p>
        </w:tc>
      </w:tr>
      <w:tr w:rsidR="00661B34" w:rsidRPr="00661B34" w14:paraId="63153DC6"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E3E3E3"/>
            <w:tcMar>
              <w:top w:w="72" w:type="dxa"/>
              <w:left w:w="57" w:type="dxa"/>
              <w:bottom w:w="72" w:type="dxa"/>
              <w:right w:w="57" w:type="dxa"/>
            </w:tcMar>
            <w:hideMark/>
          </w:tcPr>
          <w:p w14:paraId="3AC6C749"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3</w:t>
            </w:r>
          </w:p>
        </w:tc>
        <w:tc>
          <w:tcPr>
            <w:tcW w:w="3362"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76D8192E"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Contributor  (responsible for data maintenance)</w:t>
            </w:r>
          </w:p>
        </w:tc>
        <w:tc>
          <w:tcPr>
            <w:tcW w:w="5989"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5B4AE3E2"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Assigning the Contributor role provides write access to an application to a person in MEGA. Receives messages to maintain application data</w:t>
            </w:r>
          </w:p>
        </w:tc>
      </w:tr>
      <w:tr w:rsidR="00661B34" w:rsidRPr="0096196B" w14:paraId="19892B84"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F2F2F2"/>
            <w:tcMar>
              <w:top w:w="72" w:type="dxa"/>
              <w:left w:w="57" w:type="dxa"/>
              <w:bottom w:w="72" w:type="dxa"/>
              <w:right w:w="57" w:type="dxa"/>
            </w:tcMar>
            <w:hideMark/>
          </w:tcPr>
          <w:p w14:paraId="40EFCB9E"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4</w:t>
            </w:r>
          </w:p>
        </w:tc>
        <w:tc>
          <w:tcPr>
            <w:tcW w:w="3362"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4A633B73"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IT Application Owner</w:t>
            </w:r>
          </w:p>
        </w:tc>
        <w:tc>
          <w:tcPr>
            <w:tcW w:w="5989"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5BEC7674"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 xml:space="preserve">Person who is accountable for accuracy of the application description in MEGA </w:t>
            </w:r>
          </w:p>
        </w:tc>
      </w:tr>
      <w:tr w:rsidR="00661B34" w:rsidRPr="0096196B" w14:paraId="769B5DF5"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E3E3E3"/>
            <w:tcMar>
              <w:top w:w="72" w:type="dxa"/>
              <w:left w:w="57" w:type="dxa"/>
              <w:bottom w:w="72" w:type="dxa"/>
              <w:right w:w="57" w:type="dxa"/>
            </w:tcMar>
            <w:hideMark/>
          </w:tcPr>
          <w:p w14:paraId="3E572598"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5</w:t>
            </w:r>
          </w:p>
        </w:tc>
        <w:tc>
          <w:tcPr>
            <w:tcW w:w="3362"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304A0C5D"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Business Owner</w:t>
            </w:r>
          </w:p>
        </w:tc>
        <w:tc>
          <w:tcPr>
            <w:tcW w:w="5989"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23C924F4"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Person who is primarily accountable for the business supported by an application</w:t>
            </w:r>
          </w:p>
        </w:tc>
      </w:tr>
      <w:tr w:rsidR="00661B34" w:rsidRPr="0096196B" w14:paraId="5D5CEFF8"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F2F2F2"/>
            <w:tcMar>
              <w:top w:w="72" w:type="dxa"/>
              <w:left w:w="57" w:type="dxa"/>
              <w:bottom w:w="72" w:type="dxa"/>
              <w:right w:w="57" w:type="dxa"/>
            </w:tcMar>
            <w:hideMark/>
          </w:tcPr>
          <w:p w14:paraId="41707E7C"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6</w:t>
            </w:r>
          </w:p>
        </w:tc>
        <w:tc>
          <w:tcPr>
            <w:tcW w:w="3362"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13B125E7"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Technology</w:t>
            </w:r>
          </w:p>
        </w:tc>
        <w:tc>
          <w:tcPr>
            <w:tcW w:w="5989"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0E07D401" w14:textId="3865BF05"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List of technologies used by the application/ component</w:t>
            </w:r>
            <w:ins w:id="1008" w:author="Nicole Fich" w:date="2018-09-19T13:49:00Z">
              <w:r w:rsidR="00E61F07">
                <w:rPr>
                  <w:rFonts w:ascii="News Gothic GDB" w:hAnsi="News Gothic GDB" w:cs="Arial"/>
                  <w:color w:val="000000"/>
                  <w:kern w:val="24"/>
                  <w:sz w:val="18"/>
                  <w:szCs w:val="18"/>
                  <w:lang w:eastAsia="ja-JP"/>
                </w:rPr>
                <w:t xml:space="preserve">. </w:t>
              </w:r>
              <w:r w:rsidR="00E61F07" w:rsidRPr="00E61F07">
                <w:rPr>
                  <w:rFonts w:ascii="News Gothic GDB" w:hAnsi="News Gothic GDB" w:cs="Arial"/>
                  <w:color w:val="000000"/>
                  <w:kern w:val="24"/>
                  <w:sz w:val="18"/>
                  <w:szCs w:val="18"/>
                  <w:lang w:eastAsia="ja-JP"/>
                </w:rPr>
                <w:t>Technology is defined in a broad sense to address all logical and physical assets underpinning the implementation or execution of an application. This may include vendor or open source products, standards or internal technology assets. For example: Java</w:t>
              </w:r>
            </w:ins>
          </w:p>
        </w:tc>
      </w:tr>
      <w:tr w:rsidR="00661B34" w:rsidRPr="0096196B" w14:paraId="48D28386"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E3E3E3"/>
            <w:tcMar>
              <w:top w:w="72" w:type="dxa"/>
              <w:left w:w="57" w:type="dxa"/>
              <w:bottom w:w="72" w:type="dxa"/>
              <w:right w:w="57" w:type="dxa"/>
            </w:tcMar>
            <w:hideMark/>
          </w:tcPr>
          <w:p w14:paraId="516EF37B"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7</w:t>
            </w:r>
          </w:p>
        </w:tc>
        <w:tc>
          <w:tcPr>
            <w:tcW w:w="3362"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287F8F3A"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Software Installations (Version No.)</w:t>
            </w:r>
          </w:p>
        </w:tc>
        <w:tc>
          <w:tcPr>
            <w:tcW w:w="5989"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40A659DE"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Version number of currently used software</w:t>
            </w:r>
          </w:p>
        </w:tc>
      </w:tr>
      <w:tr w:rsidR="00661B34" w:rsidRPr="00661B34" w14:paraId="312FEBB7"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F2F2F2"/>
            <w:tcMar>
              <w:top w:w="72" w:type="dxa"/>
              <w:left w:w="57" w:type="dxa"/>
              <w:bottom w:w="72" w:type="dxa"/>
              <w:right w:w="57" w:type="dxa"/>
            </w:tcMar>
            <w:hideMark/>
          </w:tcPr>
          <w:p w14:paraId="4F0C7868"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8</w:t>
            </w:r>
          </w:p>
        </w:tc>
        <w:tc>
          <w:tcPr>
            <w:tcW w:w="3362"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2C74079F"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Application Type (= “Business application”, “Desktop application”, “Infrastructure”)</w:t>
            </w:r>
          </w:p>
        </w:tc>
        <w:tc>
          <w:tcPr>
            <w:tcW w:w="5989"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7A55306E"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See backup slides 8,9</w:t>
            </w:r>
          </w:p>
        </w:tc>
      </w:tr>
      <w:tr w:rsidR="00661B34" w:rsidRPr="0096196B" w14:paraId="764046F9"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E3E3E3"/>
            <w:tcMar>
              <w:top w:w="72" w:type="dxa"/>
              <w:left w:w="57" w:type="dxa"/>
              <w:bottom w:w="72" w:type="dxa"/>
              <w:right w:w="57" w:type="dxa"/>
            </w:tcMar>
            <w:hideMark/>
          </w:tcPr>
          <w:p w14:paraId="167299C9"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9</w:t>
            </w:r>
          </w:p>
        </w:tc>
        <w:tc>
          <w:tcPr>
            <w:tcW w:w="3362"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45826061" w14:textId="77777777" w:rsidR="00661B34" w:rsidRPr="00587180" w:rsidRDefault="00661B34" w:rsidP="00661B34">
            <w:pPr>
              <w:spacing w:after="0" w:line="240" w:lineRule="auto"/>
              <w:rPr>
                <w:rFonts w:ascii="News Gothic GDB" w:hAnsi="News Gothic GDB" w:cs="Arial"/>
                <w:sz w:val="36"/>
                <w:szCs w:val="36"/>
                <w:lang w:eastAsia="ja-JP"/>
              </w:rPr>
            </w:pPr>
            <w:commentRangeStart w:id="1009"/>
            <w:r w:rsidRPr="00587180">
              <w:rPr>
                <w:rFonts w:ascii="News Gothic GDB" w:hAnsi="News Gothic GDB" w:cs="Arial"/>
                <w:color w:val="000000"/>
                <w:kern w:val="24"/>
                <w:sz w:val="18"/>
                <w:szCs w:val="18"/>
                <w:lang w:eastAsia="ja-JP"/>
              </w:rPr>
              <w:t>Component</w:t>
            </w:r>
            <w:commentRangeEnd w:id="1009"/>
            <w:r w:rsidR="00B65191">
              <w:rPr>
                <w:rStyle w:val="CommentReference"/>
              </w:rPr>
              <w:commentReference w:id="1009"/>
            </w:r>
          </w:p>
        </w:tc>
        <w:tc>
          <w:tcPr>
            <w:tcW w:w="5989"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21705D44" w14:textId="77777777" w:rsidR="00661B34" w:rsidRDefault="00661B34" w:rsidP="00661B34">
            <w:pPr>
              <w:spacing w:after="0" w:line="240" w:lineRule="auto"/>
              <w:rPr>
                <w:ins w:id="1010" w:author="Nicole Fich" w:date="2018-09-19T13:49:00Z"/>
                <w:rFonts w:ascii="News Gothic GDB" w:hAnsi="News Gothic GDB" w:cs="Arial"/>
                <w:color w:val="000000"/>
                <w:kern w:val="24"/>
                <w:sz w:val="18"/>
                <w:szCs w:val="18"/>
                <w:lang w:eastAsia="ja-JP"/>
              </w:rPr>
            </w:pPr>
            <w:r w:rsidRPr="00587180">
              <w:rPr>
                <w:rFonts w:ascii="News Gothic GDB" w:hAnsi="News Gothic GDB" w:cs="Arial"/>
                <w:color w:val="000000"/>
                <w:kern w:val="24"/>
                <w:sz w:val="18"/>
                <w:szCs w:val="18"/>
                <w:lang w:eastAsia="ja-JP"/>
              </w:rPr>
              <w:t>List of components associated with an application</w:t>
            </w:r>
            <w:ins w:id="1011" w:author="Nicole Fich" w:date="2018-09-19T13:49:00Z">
              <w:r w:rsidR="00E61F07">
                <w:rPr>
                  <w:rFonts w:ascii="News Gothic GDB" w:hAnsi="News Gothic GDB" w:cs="Arial"/>
                  <w:color w:val="000000"/>
                  <w:kern w:val="24"/>
                  <w:sz w:val="18"/>
                  <w:szCs w:val="18"/>
                  <w:lang w:eastAsia="ja-JP"/>
                </w:rPr>
                <w:t xml:space="preserve">. </w:t>
              </w:r>
            </w:ins>
          </w:p>
          <w:p w14:paraId="35B83118" w14:textId="54F75EBC" w:rsidR="00E61F07" w:rsidRPr="00587180" w:rsidRDefault="00E61F07" w:rsidP="00C47220">
            <w:pPr>
              <w:spacing w:after="0" w:line="240" w:lineRule="auto"/>
              <w:rPr>
                <w:rFonts w:ascii="News Gothic GDB" w:hAnsi="News Gothic GDB" w:cs="Arial"/>
                <w:sz w:val="36"/>
                <w:szCs w:val="36"/>
                <w:lang w:eastAsia="ja-JP"/>
              </w:rPr>
            </w:pPr>
            <w:ins w:id="1012" w:author="Nicole Fich" w:date="2018-09-19T13:50:00Z">
              <w:r>
                <w:rPr>
                  <w:rFonts w:ascii="News Gothic GDB" w:hAnsi="News Gothic GDB" w:cs="Arial"/>
                  <w:color w:val="000000"/>
                  <w:kern w:val="24"/>
                  <w:sz w:val="18"/>
                  <w:szCs w:val="18"/>
                  <w:lang w:eastAsia="ja-JP"/>
                </w:rPr>
                <w:t xml:space="preserve">On the one hand you have technical components belonging to an application. </w:t>
              </w:r>
            </w:ins>
            <w:ins w:id="1013" w:author="Nicole Fich" w:date="2018-09-19T13:51:00Z">
              <w:r>
                <w:rPr>
                  <w:rFonts w:ascii="News Gothic GDB" w:hAnsi="News Gothic GDB" w:cs="Arial"/>
                  <w:color w:val="000000"/>
                  <w:kern w:val="24"/>
                  <w:sz w:val="18"/>
                  <w:szCs w:val="18"/>
                  <w:lang w:eastAsia="ja-JP"/>
                </w:rPr>
                <w:t>On the other hand t</w:t>
              </w:r>
            </w:ins>
            <w:ins w:id="1014" w:author="Nicole Fich" w:date="2018-09-19T13:49:00Z">
              <w:r>
                <w:rPr>
                  <w:rFonts w:ascii="News Gothic GDB" w:hAnsi="News Gothic GDB" w:cs="Arial"/>
                  <w:color w:val="000000"/>
                  <w:kern w:val="24"/>
                  <w:sz w:val="18"/>
                  <w:szCs w:val="18"/>
                  <w:lang w:eastAsia="ja-JP"/>
                </w:rPr>
                <w:t xml:space="preserve">here are bundles created in MEGA that have several components which are </w:t>
              </w:r>
            </w:ins>
            <w:ins w:id="1015" w:author="Nicole Fich" w:date="2018-09-19T13:50:00Z">
              <w:r>
                <w:rPr>
                  <w:rFonts w:ascii="News Gothic GDB" w:hAnsi="News Gothic GDB" w:cs="Arial"/>
                  <w:color w:val="000000"/>
                  <w:kern w:val="24"/>
                  <w:sz w:val="18"/>
                  <w:szCs w:val="18"/>
                  <w:lang w:eastAsia="ja-JP"/>
                </w:rPr>
                <w:t>per definition</w:t>
              </w:r>
            </w:ins>
            <w:ins w:id="1016" w:author="Nicole Fich" w:date="2018-09-19T13:49:00Z">
              <w:r>
                <w:rPr>
                  <w:rFonts w:ascii="News Gothic GDB" w:hAnsi="News Gothic GDB" w:cs="Arial"/>
                  <w:color w:val="000000"/>
                  <w:kern w:val="24"/>
                  <w:sz w:val="18"/>
                  <w:szCs w:val="18"/>
                  <w:lang w:eastAsia="ja-JP"/>
                </w:rPr>
                <w:t xml:space="preserve"> applications.</w:t>
              </w:r>
            </w:ins>
          </w:p>
        </w:tc>
      </w:tr>
      <w:tr w:rsidR="00661B34" w:rsidRPr="0096196B" w14:paraId="24346EDE"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F2F2F2"/>
            <w:tcMar>
              <w:top w:w="72" w:type="dxa"/>
              <w:left w:w="57" w:type="dxa"/>
              <w:bottom w:w="72" w:type="dxa"/>
              <w:right w:w="57" w:type="dxa"/>
            </w:tcMar>
            <w:hideMark/>
          </w:tcPr>
          <w:p w14:paraId="1AEFB5D2"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10</w:t>
            </w:r>
          </w:p>
        </w:tc>
        <w:tc>
          <w:tcPr>
            <w:tcW w:w="3362"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791EFA66" w14:textId="77777777" w:rsidR="00661B34" w:rsidRPr="00587180" w:rsidRDefault="00661B34" w:rsidP="00661B34">
            <w:pPr>
              <w:spacing w:after="0" w:line="240" w:lineRule="auto"/>
              <w:rPr>
                <w:rFonts w:ascii="News Gothic GDB" w:hAnsi="News Gothic GDB" w:cs="Arial"/>
                <w:sz w:val="36"/>
                <w:szCs w:val="36"/>
                <w:lang w:eastAsia="ja-JP"/>
              </w:rPr>
            </w:pPr>
            <w:commentRangeStart w:id="1017"/>
            <w:r w:rsidRPr="00587180">
              <w:rPr>
                <w:rFonts w:ascii="News Gothic GDB" w:hAnsi="News Gothic GDB" w:cs="Arial"/>
                <w:color w:val="000000"/>
                <w:kern w:val="24"/>
                <w:sz w:val="18"/>
                <w:szCs w:val="18"/>
                <w:lang w:eastAsia="ja-JP"/>
              </w:rPr>
              <w:t>Security classification (all 4 parameters to be shown)</w:t>
            </w:r>
            <w:commentRangeEnd w:id="1017"/>
            <w:r w:rsidR="00E90420">
              <w:rPr>
                <w:rStyle w:val="CommentReference"/>
              </w:rPr>
              <w:commentReference w:id="1017"/>
            </w:r>
          </w:p>
        </w:tc>
        <w:tc>
          <w:tcPr>
            <w:tcW w:w="5989"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34791557" w14:textId="3F7E1ABE" w:rsidR="00661B34" w:rsidRPr="00587180" w:rsidRDefault="00661B34" w:rsidP="00C47220">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 xml:space="preserve">Maintain </w:t>
            </w:r>
            <w:del w:id="1018" w:author="Nicole Fich" w:date="2018-09-19T13:51:00Z">
              <w:r w:rsidRPr="00587180" w:rsidDel="00625C4F">
                <w:rPr>
                  <w:rFonts w:ascii="News Gothic GDB" w:hAnsi="News Gothic GDB" w:cs="Arial"/>
                  <w:color w:val="000000"/>
                  <w:kern w:val="24"/>
                  <w:sz w:val="18"/>
                  <w:szCs w:val="18"/>
                  <w:lang w:eastAsia="ja-JP"/>
                </w:rPr>
                <w:delText xml:space="preserve">risk </w:delText>
              </w:r>
            </w:del>
            <w:ins w:id="1019" w:author="Nicole Fich" w:date="2018-09-19T13:51:00Z">
              <w:r w:rsidR="00625C4F">
                <w:rPr>
                  <w:rFonts w:ascii="News Gothic GDB" w:hAnsi="News Gothic GDB" w:cs="Arial"/>
                  <w:color w:val="000000"/>
                  <w:kern w:val="24"/>
                  <w:sz w:val="18"/>
                  <w:szCs w:val="18"/>
                  <w:lang w:eastAsia="ja-JP"/>
                </w:rPr>
                <w:t>security</w:t>
              </w:r>
              <w:r w:rsidR="00625C4F" w:rsidRPr="00587180">
                <w:rPr>
                  <w:rFonts w:ascii="News Gothic GDB" w:hAnsi="News Gothic GDB" w:cs="Arial"/>
                  <w:color w:val="000000"/>
                  <w:kern w:val="24"/>
                  <w:sz w:val="18"/>
                  <w:szCs w:val="18"/>
                  <w:lang w:eastAsia="ja-JP"/>
                </w:rPr>
                <w:t xml:space="preserve"> </w:t>
              </w:r>
            </w:ins>
            <w:r w:rsidRPr="00587180">
              <w:rPr>
                <w:rFonts w:ascii="News Gothic GDB" w:hAnsi="News Gothic GDB" w:cs="Arial"/>
                <w:color w:val="000000"/>
                <w:kern w:val="24"/>
                <w:sz w:val="18"/>
                <w:szCs w:val="18"/>
                <w:lang w:eastAsia="ja-JP"/>
              </w:rPr>
              <w:t>relevant attributes (Max Confidentiality, Max Integrity, Max Availability, Max Authenticity, Max Criticality)</w:t>
            </w:r>
          </w:p>
        </w:tc>
      </w:tr>
      <w:tr w:rsidR="00661B34" w:rsidRPr="0096196B" w14:paraId="52CC037F"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E3E3E3"/>
            <w:tcMar>
              <w:top w:w="72" w:type="dxa"/>
              <w:left w:w="57" w:type="dxa"/>
              <w:bottom w:w="72" w:type="dxa"/>
              <w:right w:w="57" w:type="dxa"/>
            </w:tcMar>
            <w:hideMark/>
          </w:tcPr>
          <w:p w14:paraId="0A8E0056"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11</w:t>
            </w:r>
          </w:p>
        </w:tc>
        <w:tc>
          <w:tcPr>
            <w:tcW w:w="3362"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04AF93E0"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Information owner per LE</w:t>
            </w:r>
          </w:p>
        </w:tc>
        <w:tc>
          <w:tcPr>
            <w:tcW w:w="5989"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5EC8A76E"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Person who accountable for the security assessment of the application</w:t>
            </w:r>
          </w:p>
        </w:tc>
      </w:tr>
      <w:tr w:rsidR="00661B34" w:rsidRPr="0096196B" w14:paraId="73F49A36"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F2F2F2"/>
            <w:tcMar>
              <w:top w:w="72" w:type="dxa"/>
              <w:left w:w="57" w:type="dxa"/>
              <w:bottom w:w="72" w:type="dxa"/>
              <w:right w:w="57" w:type="dxa"/>
            </w:tcMar>
            <w:hideMark/>
          </w:tcPr>
          <w:p w14:paraId="77AF057C"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12</w:t>
            </w:r>
          </w:p>
        </w:tc>
        <w:tc>
          <w:tcPr>
            <w:tcW w:w="3362"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10726AE6"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Legal Entity (Using)</w:t>
            </w:r>
          </w:p>
        </w:tc>
        <w:tc>
          <w:tcPr>
            <w:tcW w:w="5989"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107BAEFB"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Legal Entity who is using the application (LE in info classification of appl.) in terms of processing information of the respective LE</w:t>
            </w:r>
          </w:p>
        </w:tc>
      </w:tr>
      <w:tr w:rsidR="00661B34" w:rsidRPr="00661B34" w14:paraId="5F063ADE"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E3E3E3"/>
            <w:tcMar>
              <w:top w:w="72" w:type="dxa"/>
              <w:left w:w="57" w:type="dxa"/>
              <w:bottom w:w="72" w:type="dxa"/>
              <w:right w:w="57" w:type="dxa"/>
            </w:tcMar>
            <w:hideMark/>
          </w:tcPr>
          <w:p w14:paraId="09CD1151"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13</w:t>
            </w:r>
          </w:p>
        </w:tc>
        <w:tc>
          <w:tcPr>
            <w:tcW w:w="3362"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1B1E021B"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Legal Entity (Owning)</w:t>
            </w:r>
          </w:p>
        </w:tc>
        <w:tc>
          <w:tcPr>
            <w:tcW w:w="5989"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694389B1"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Legal Entity who is owning (= Licence Owner for 3rd party appl.; DBG developed appl. = software owner) the application</w:t>
            </w:r>
          </w:p>
        </w:tc>
      </w:tr>
      <w:tr w:rsidR="00661B34" w:rsidRPr="0096196B" w14:paraId="45FE1619" w14:textId="77777777" w:rsidTr="00587180">
        <w:trPr>
          <w:trHeight w:val="417"/>
        </w:trPr>
        <w:tc>
          <w:tcPr>
            <w:tcW w:w="425" w:type="dxa"/>
            <w:tcBorders>
              <w:top w:val="single" w:sz="8" w:space="0" w:color="FFFFFF"/>
              <w:left w:val="single" w:sz="8" w:space="0" w:color="FFFFFF"/>
              <w:bottom w:val="single" w:sz="8" w:space="0" w:color="FFFFFF"/>
              <w:right w:val="single" w:sz="8" w:space="0" w:color="FFFFFF"/>
            </w:tcBorders>
            <w:shd w:val="clear" w:color="auto" w:fill="F2F2F2"/>
            <w:tcMar>
              <w:top w:w="72" w:type="dxa"/>
              <w:left w:w="57" w:type="dxa"/>
              <w:bottom w:w="72" w:type="dxa"/>
              <w:right w:w="57" w:type="dxa"/>
            </w:tcMar>
            <w:hideMark/>
          </w:tcPr>
          <w:p w14:paraId="0D0D4240"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14</w:t>
            </w:r>
          </w:p>
        </w:tc>
        <w:tc>
          <w:tcPr>
            <w:tcW w:w="3362"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50B33E6E"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 xml:space="preserve">Control of Source Code </w:t>
            </w:r>
          </w:p>
        </w:tc>
        <w:tc>
          <w:tcPr>
            <w:tcW w:w="5989" w:type="dxa"/>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p w14:paraId="076EF01C"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Highlights whether DBG have control over the source code of the application or component . If in-house developed DBG has control and if it is bought from a provider DBG has no control.</w:t>
            </w:r>
          </w:p>
        </w:tc>
      </w:tr>
      <w:tr w:rsidR="00661B34" w:rsidRPr="0096196B" w14:paraId="3EFED170" w14:textId="77777777" w:rsidTr="00587180">
        <w:trPr>
          <w:trHeight w:val="332"/>
        </w:trPr>
        <w:tc>
          <w:tcPr>
            <w:tcW w:w="425" w:type="dxa"/>
            <w:tcBorders>
              <w:top w:val="single" w:sz="8" w:space="0" w:color="FFFFFF"/>
              <w:left w:val="single" w:sz="8" w:space="0" w:color="FFFFFF"/>
              <w:bottom w:val="single" w:sz="8" w:space="0" w:color="FFFFFF"/>
              <w:right w:val="single" w:sz="8" w:space="0" w:color="FFFFFF"/>
            </w:tcBorders>
            <w:shd w:val="clear" w:color="auto" w:fill="E3E3E3"/>
            <w:tcMar>
              <w:top w:w="72" w:type="dxa"/>
              <w:left w:w="57" w:type="dxa"/>
              <w:bottom w:w="72" w:type="dxa"/>
              <w:right w:w="57" w:type="dxa"/>
            </w:tcMar>
            <w:hideMark/>
          </w:tcPr>
          <w:p w14:paraId="3FA29233" w14:textId="77777777" w:rsidR="00661B34" w:rsidRPr="00587180" w:rsidRDefault="00661B34" w:rsidP="00661B34">
            <w:pPr>
              <w:spacing w:after="0" w:line="240" w:lineRule="auto"/>
              <w:jc w:val="center"/>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15</w:t>
            </w:r>
          </w:p>
        </w:tc>
        <w:tc>
          <w:tcPr>
            <w:tcW w:w="3362"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5ACF958D"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Product Line</w:t>
            </w:r>
          </w:p>
        </w:tc>
        <w:tc>
          <w:tcPr>
            <w:tcW w:w="5989" w:type="dxa"/>
            <w:tcBorders>
              <w:top w:val="single" w:sz="8" w:space="0" w:color="FFFFFF"/>
              <w:left w:val="single" w:sz="8" w:space="0" w:color="FFFFFF"/>
              <w:bottom w:val="single" w:sz="8" w:space="0" w:color="FFFFFF"/>
              <w:right w:val="single" w:sz="8" w:space="0" w:color="FFFFFF"/>
            </w:tcBorders>
            <w:shd w:val="clear" w:color="auto" w:fill="E3E3E3"/>
            <w:tcMar>
              <w:top w:w="72" w:type="dxa"/>
              <w:left w:w="144" w:type="dxa"/>
              <w:bottom w:w="72" w:type="dxa"/>
              <w:right w:w="144" w:type="dxa"/>
            </w:tcMar>
            <w:hideMark/>
          </w:tcPr>
          <w:p w14:paraId="68A9390F" w14:textId="77777777" w:rsidR="00661B34" w:rsidRPr="00587180" w:rsidRDefault="00661B34" w:rsidP="00661B34">
            <w:pPr>
              <w:spacing w:after="0" w:line="240" w:lineRule="auto"/>
              <w:rPr>
                <w:rFonts w:ascii="News Gothic GDB" w:hAnsi="News Gothic GDB" w:cs="Arial"/>
                <w:sz w:val="36"/>
                <w:szCs w:val="36"/>
                <w:lang w:eastAsia="ja-JP"/>
              </w:rPr>
            </w:pPr>
            <w:r w:rsidRPr="00587180">
              <w:rPr>
                <w:rFonts w:ascii="News Gothic GDB" w:hAnsi="News Gothic GDB" w:cs="Arial"/>
                <w:color w:val="000000"/>
                <w:kern w:val="24"/>
                <w:sz w:val="18"/>
                <w:szCs w:val="18"/>
                <w:lang w:eastAsia="ja-JP"/>
              </w:rPr>
              <w:t>One product out of the DBG IT organisation that belongs to the application</w:t>
            </w:r>
          </w:p>
        </w:tc>
      </w:tr>
    </w:tbl>
    <w:p w14:paraId="0D7295B3" w14:textId="7A4ABE3A" w:rsidR="00661B34" w:rsidRDefault="00750156">
      <w:pPr>
        <w:pStyle w:val="Caption"/>
        <w:ind w:left="720"/>
        <w:rPr>
          <w:sz w:val="16"/>
          <w:szCs w:val="16"/>
        </w:rPr>
        <w:pPrChange w:id="1020" w:author="Nicole Fich" w:date="2018-09-20T15:00:00Z">
          <w:pPr>
            <w:ind w:left="720"/>
          </w:pPr>
        </w:pPrChange>
      </w:pPr>
      <w:bookmarkStart w:id="1021" w:name="_Toc525219245"/>
      <w:ins w:id="1022" w:author="Nicole Fich" w:date="2018-09-20T15:00:00Z">
        <w:r w:rsidRPr="00750156">
          <w:rPr>
            <w:sz w:val="16"/>
            <w:szCs w:val="16"/>
            <w:rPrChange w:id="1023" w:author="Nicole Fich" w:date="2018-09-20T15:00:00Z">
              <w:rPr/>
            </w:rPrChange>
          </w:rPr>
          <w:t xml:space="preserve">Figure </w:t>
        </w:r>
        <w:r w:rsidRPr="00750156">
          <w:rPr>
            <w:sz w:val="16"/>
            <w:szCs w:val="16"/>
            <w:rPrChange w:id="1024" w:author="Nicole Fich" w:date="2018-09-20T15:00:00Z">
              <w:rPr/>
            </w:rPrChange>
          </w:rPr>
          <w:fldChar w:fldCharType="begin"/>
        </w:r>
        <w:r w:rsidRPr="00750156">
          <w:rPr>
            <w:sz w:val="16"/>
            <w:szCs w:val="16"/>
            <w:rPrChange w:id="1025" w:author="Nicole Fich" w:date="2018-09-20T15:00:00Z">
              <w:rPr/>
            </w:rPrChange>
          </w:rPr>
          <w:instrText xml:space="preserve"> SEQ Figure \* ARABIC </w:instrText>
        </w:r>
      </w:ins>
      <w:r w:rsidRPr="00750156">
        <w:rPr>
          <w:sz w:val="16"/>
          <w:szCs w:val="16"/>
          <w:rPrChange w:id="1026" w:author="Nicole Fich" w:date="2018-09-20T15:00:00Z">
            <w:rPr/>
          </w:rPrChange>
        </w:rPr>
        <w:fldChar w:fldCharType="separate"/>
      </w:r>
      <w:ins w:id="1027" w:author="Nicole Fich" w:date="2018-09-20T15:04:00Z">
        <w:r w:rsidR="006D6DCD">
          <w:rPr>
            <w:noProof/>
            <w:sz w:val="16"/>
            <w:szCs w:val="16"/>
          </w:rPr>
          <w:t>9</w:t>
        </w:r>
      </w:ins>
      <w:ins w:id="1028" w:author="Nicole Fich" w:date="2018-09-20T15:00:00Z">
        <w:r w:rsidRPr="00750156">
          <w:rPr>
            <w:sz w:val="16"/>
            <w:szCs w:val="16"/>
            <w:rPrChange w:id="1029" w:author="Nicole Fich" w:date="2018-09-20T15:00:00Z">
              <w:rPr/>
            </w:rPrChange>
          </w:rPr>
          <w:fldChar w:fldCharType="end"/>
        </w:r>
      </w:ins>
      <w:del w:id="1030" w:author="Nicole Fich" w:date="2018-09-20T15:00:00Z">
        <w:r w:rsidR="00847CA7" w:rsidRPr="00587180" w:rsidDel="00750156">
          <w:rPr>
            <w:b/>
            <w:sz w:val="16"/>
            <w:szCs w:val="16"/>
          </w:rPr>
          <w:delText>Figure</w:delText>
        </w:r>
      </w:del>
      <w:r w:rsidR="00847CA7" w:rsidRPr="00587180">
        <w:rPr>
          <w:sz w:val="16"/>
          <w:szCs w:val="16"/>
        </w:rPr>
        <w:t xml:space="preserve">: overview of mandatory fields (as of </w:t>
      </w:r>
      <w:r w:rsidR="00127A1F">
        <w:rPr>
          <w:sz w:val="16"/>
          <w:szCs w:val="16"/>
        </w:rPr>
        <w:t>25.02.2018</w:t>
      </w:r>
      <w:r w:rsidR="00847CA7" w:rsidRPr="00587180">
        <w:rPr>
          <w:sz w:val="16"/>
          <w:szCs w:val="16"/>
        </w:rPr>
        <w:t>)</w:t>
      </w:r>
      <w:bookmarkEnd w:id="1021"/>
    </w:p>
    <w:p w14:paraId="22FD8FA9" w14:textId="0D23EFBA" w:rsidR="00D34ECB" w:rsidRDefault="001C4657" w:rsidP="00587180">
      <w:pPr>
        <w:ind w:left="720"/>
        <w:rPr>
          <w:ins w:id="1031" w:author="Nicole Fich" w:date="2018-09-11T13:28:00Z"/>
        </w:rPr>
      </w:pPr>
      <w:r>
        <w:lastRenderedPageBreak/>
        <w:t>The mandatory fields are set as mandatory in the MEGA tool. Every field needs an entry. If not applicable the value “N/A” has to be set.</w:t>
      </w:r>
      <w:r w:rsidR="00106D3A">
        <w:t xml:space="preserve"> Only the “Product MEGA contact</w:t>
      </w:r>
      <w:ins w:id="1032" w:author="Nicole Fich" w:date="2018-09-11T13:19:00Z">
        <w:r w:rsidR="004C0077">
          <w:rPr>
            <w:rStyle w:val="FootnoteReference"/>
          </w:rPr>
          <w:footnoteReference w:id="13"/>
        </w:r>
      </w:ins>
      <w:r w:rsidR="00106D3A">
        <w:t>” (role in MEGA=DBG Application Portfolio Manager)</w:t>
      </w:r>
      <w:r w:rsidR="004B2B06">
        <w:t xml:space="preserve"> and the IT Contributor (role in MEGA=DBG Application Owner)</w:t>
      </w:r>
      <w:r w:rsidR="00106D3A">
        <w:t xml:space="preserve"> </w:t>
      </w:r>
      <w:r w:rsidR="004B2B06">
        <w:t>are</w:t>
      </w:r>
      <w:r w:rsidR="00106D3A">
        <w:t xml:space="preserve"> able to amend the fields belonging to his/her product.</w:t>
      </w:r>
      <w:r w:rsidR="008E6765">
        <w:t xml:space="preserve"> </w:t>
      </w:r>
      <w:ins w:id="1038" w:author="Nicole Fich" w:date="2018-09-19T13:44:00Z">
        <w:r w:rsidR="0028634C">
          <w:t xml:space="preserve">The Application AID is generated automatically when adding a new application in MEGA. </w:t>
        </w:r>
      </w:ins>
      <w:ins w:id="1039" w:author="Nicole Fich" w:date="2018-09-11T13:35:00Z">
        <w:r w:rsidR="00E20FF5">
          <w:t xml:space="preserve">The IT Contributor maintains the technical details like Control of Source Code, Components, Technologies, etc. </w:t>
        </w:r>
      </w:ins>
      <w:ins w:id="1040" w:author="Nicole Fich" w:date="2018-09-11T13:36:00Z">
        <w:r w:rsidR="00E20FF5">
          <w:t>because he mostly is the one who run</w:t>
        </w:r>
      </w:ins>
      <w:ins w:id="1041" w:author="Nicole Fich" w:date="2018-09-11T13:37:00Z">
        <w:r w:rsidR="00E20FF5">
          <w:t>s</w:t>
        </w:r>
      </w:ins>
      <w:ins w:id="1042" w:author="Nicole Fich" w:date="2018-09-11T13:36:00Z">
        <w:r w:rsidR="00E20FF5">
          <w:t xml:space="preserve">&amp;maintains </w:t>
        </w:r>
      </w:ins>
      <w:ins w:id="1043" w:author="Nicole Fich" w:date="2018-09-11T13:37:00Z">
        <w:r w:rsidR="00E20FF5">
          <w:t>the application.</w:t>
        </w:r>
      </w:ins>
    </w:p>
    <w:p w14:paraId="20759022" w14:textId="77777777" w:rsidR="00D34ECB" w:rsidRDefault="008E6765" w:rsidP="00587180">
      <w:pPr>
        <w:ind w:left="720"/>
        <w:rPr>
          <w:ins w:id="1044" w:author="Nicole Fich" w:date="2018-09-11T13:29:00Z"/>
        </w:rPr>
      </w:pPr>
      <w:r>
        <w:t>Furthermore, the Legal Entities (LE) (role in MEGA= DBG Legal Entity Responsible) are able to edit the field Using/Owning Legal Entity. The field Owning Legal Entity can be assigned once and afterwards only the assigned LE is able to edit the field. The Using Legal Entity field can be assigned to several LEs.</w:t>
      </w:r>
      <w:r w:rsidR="00C46A05">
        <w:t xml:space="preserve"> </w:t>
      </w:r>
    </w:p>
    <w:p w14:paraId="24DF922A" w14:textId="7CF83429" w:rsidR="001C4657" w:rsidRDefault="00C46A05" w:rsidP="00587180">
      <w:pPr>
        <w:ind w:left="720"/>
        <w:rPr>
          <w:ins w:id="1045" w:author="Nicole Fich" w:date="2018-09-11T13:20:00Z"/>
        </w:rPr>
      </w:pPr>
      <w:r>
        <w:t xml:space="preserve">However, the </w:t>
      </w:r>
      <w:r w:rsidR="00E90420">
        <w:t>security attributes</w:t>
      </w:r>
      <w:r>
        <w:t xml:space="preserve"> and Information Owner will be maintained by Group </w:t>
      </w:r>
      <w:ins w:id="1046" w:author="Nicole Fich" w:date="2018-09-11T13:18:00Z">
        <w:r w:rsidR="004C0077">
          <w:t xml:space="preserve">Information </w:t>
        </w:r>
      </w:ins>
      <w:r>
        <w:t xml:space="preserve">Security (role in MEGA = DBG Information Security). </w:t>
      </w:r>
      <w:ins w:id="1047" w:author="Nicole Fich" w:date="2018-09-11T13:32:00Z">
        <w:r w:rsidR="00E20FF5">
          <w:t>The information classification per application is done by the responsible Information Owner</w:t>
        </w:r>
      </w:ins>
      <w:ins w:id="1048" w:author="Nicole Fich" w:date="2018-09-11T13:34:00Z">
        <w:r w:rsidR="00E20FF5">
          <w:t xml:space="preserve"> for the Legal Entity</w:t>
        </w:r>
      </w:ins>
      <w:ins w:id="1049" w:author="Nicole Fich" w:date="2018-09-11T13:32:00Z">
        <w:r w:rsidR="00E20FF5">
          <w:t xml:space="preserve"> and stored by GIS. </w:t>
        </w:r>
      </w:ins>
      <w:ins w:id="1050" w:author="Nicole Fich" w:date="2018-09-11T13:33:00Z">
        <w:r w:rsidR="00E20FF5">
          <w:t>So GIS has the overall overview of all information classifications by the different Legal Entities</w:t>
        </w:r>
      </w:ins>
      <w:ins w:id="1051" w:author="Nicole Fich" w:date="2018-09-11T13:34:00Z">
        <w:r w:rsidR="00E20FF5">
          <w:t>.</w:t>
        </w:r>
      </w:ins>
      <w:ins w:id="1052" w:author="Nicole Fich" w:date="2018-09-11T13:33:00Z">
        <w:r w:rsidR="00E20FF5">
          <w:t xml:space="preserve"> </w:t>
        </w:r>
      </w:ins>
    </w:p>
    <w:p w14:paraId="79359DC0" w14:textId="18298502" w:rsidR="00D34ECB" w:rsidRDefault="00D34ECB" w:rsidP="00587180">
      <w:pPr>
        <w:ind w:left="720"/>
        <w:rPr>
          <w:ins w:id="1053" w:author="Nicole Fich" w:date="2018-09-13T17:11:00Z"/>
        </w:rPr>
      </w:pPr>
    </w:p>
    <w:p w14:paraId="0BE053C1" w14:textId="337F02C0" w:rsidR="00B05E5C" w:rsidRDefault="00C86571" w:rsidP="00587180">
      <w:pPr>
        <w:ind w:left="720"/>
        <w:rPr>
          <w:ins w:id="1054" w:author="Nicole Fich" w:date="2018-09-13T17:11:00Z"/>
        </w:rPr>
      </w:pPr>
      <w:ins w:id="1055" w:author="Nicole Fich" w:date="2018-09-20T14:32:00Z">
        <w:r>
          <w:rPr>
            <w:noProof/>
          </w:rPr>
          <w:lastRenderedPageBreak/>
          <w:drawing>
            <wp:inline distT="0" distB="0" distL="0" distR="0" wp14:anchorId="2A994762" wp14:editId="1267FBA9">
              <wp:extent cx="5768975" cy="7710805"/>
              <wp:effectExtent l="0" t="0" r="317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intain process.png"/>
                      <pic:cNvPicPr/>
                    </pic:nvPicPr>
                    <pic:blipFill>
                      <a:blip r:embed="rId32">
                        <a:extLst>
                          <a:ext uri="{28A0092B-C50C-407E-A947-70E740481C1C}">
                            <a14:useLocalDpi xmlns:a14="http://schemas.microsoft.com/office/drawing/2010/main" val="0"/>
                          </a:ext>
                        </a:extLst>
                      </a:blip>
                      <a:stretch>
                        <a:fillRect/>
                      </a:stretch>
                    </pic:blipFill>
                    <pic:spPr>
                      <a:xfrm>
                        <a:off x="0" y="0"/>
                        <a:ext cx="5768975" cy="7710805"/>
                      </a:xfrm>
                      <a:prstGeom prst="rect">
                        <a:avLst/>
                      </a:prstGeom>
                    </pic:spPr>
                  </pic:pic>
                </a:graphicData>
              </a:graphic>
            </wp:inline>
          </w:drawing>
        </w:r>
      </w:ins>
    </w:p>
    <w:p w14:paraId="45C29FCC" w14:textId="50CF4E04" w:rsidR="00B05E5C" w:rsidRPr="00B05E5C" w:rsidRDefault="00750156">
      <w:pPr>
        <w:pStyle w:val="Caption"/>
        <w:ind w:left="720"/>
        <w:rPr>
          <w:ins w:id="1056" w:author="Nicole Fich" w:date="2018-09-13T17:11:00Z"/>
          <w:sz w:val="16"/>
          <w:szCs w:val="16"/>
          <w:rPrChange w:id="1057" w:author="Nicole Fich" w:date="2018-09-13T17:11:00Z">
            <w:rPr>
              <w:ins w:id="1058" w:author="Nicole Fich" w:date="2018-09-13T17:11:00Z"/>
            </w:rPr>
          </w:rPrChange>
        </w:rPr>
        <w:pPrChange w:id="1059" w:author="Nicole Fich" w:date="2018-09-20T15:01:00Z">
          <w:pPr>
            <w:ind w:left="720"/>
          </w:pPr>
        </w:pPrChange>
      </w:pPr>
      <w:bookmarkStart w:id="1060" w:name="_Toc525219246"/>
      <w:ins w:id="1061" w:author="Nicole Fich" w:date="2018-09-20T15:01:00Z">
        <w:r w:rsidRPr="00750156">
          <w:rPr>
            <w:sz w:val="16"/>
            <w:szCs w:val="16"/>
            <w:rPrChange w:id="1062" w:author="Nicole Fich" w:date="2018-09-20T15:01:00Z">
              <w:rPr/>
            </w:rPrChange>
          </w:rPr>
          <w:t xml:space="preserve">Figure </w:t>
        </w:r>
        <w:r w:rsidRPr="00750156">
          <w:rPr>
            <w:sz w:val="16"/>
            <w:szCs w:val="16"/>
            <w:rPrChange w:id="1063" w:author="Nicole Fich" w:date="2018-09-20T15:01:00Z">
              <w:rPr/>
            </w:rPrChange>
          </w:rPr>
          <w:fldChar w:fldCharType="begin"/>
        </w:r>
        <w:r w:rsidRPr="00750156">
          <w:rPr>
            <w:sz w:val="16"/>
            <w:szCs w:val="16"/>
            <w:rPrChange w:id="1064" w:author="Nicole Fich" w:date="2018-09-20T15:01:00Z">
              <w:rPr/>
            </w:rPrChange>
          </w:rPr>
          <w:instrText xml:space="preserve"> SEQ Figure \* ARABIC </w:instrText>
        </w:r>
      </w:ins>
      <w:r w:rsidRPr="00750156">
        <w:rPr>
          <w:sz w:val="16"/>
          <w:szCs w:val="16"/>
          <w:rPrChange w:id="1065" w:author="Nicole Fich" w:date="2018-09-20T15:01:00Z">
            <w:rPr/>
          </w:rPrChange>
        </w:rPr>
        <w:fldChar w:fldCharType="separate"/>
      </w:r>
      <w:ins w:id="1066" w:author="Nicole Fich" w:date="2018-09-20T15:04:00Z">
        <w:r w:rsidR="006D6DCD">
          <w:rPr>
            <w:noProof/>
            <w:sz w:val="16"/>
            <w:szCs w:val="16"/>
          </w:rPr>
          <w:t>10</w:t>
        </w:r>
      </w:ins>
      <w:ins w:id="1067" w:author="Nicole Fich" w:date="2018-09-20T15:01:00Z">
        <w:r w:rsidRPr="00750156">
          <w:rPr>
            <w:sz w:val="16"/>
            <w:szCs w:val="16"/>
            <w:rPrChange w:id="1068" w:author="Nicole Fich" w:date="2018-09-20T15:01:00Z">
              <w:rPr/>
            </w:rPrChange>
          </w:rPr>
          <w:fldChar w:fldCharType="end"/>
        </w:r>
      </w:ins>
      <w:ins w:id="1069" w:author="Nicole Fich" w:date="2018-09-13T17:11:00Z">
        <w:r w:rsidR="00B05E5C" w:rsidRPr="00B05E5C">
          <w:rPr>
            <w:sz w:val="16"/>
            <w:szCs w:val="16"/>
            <w:rPrChange w:id="1070" w:author="Nicole Fich" w:date="2018-09-13T17:11:00Z">
              <w:rPr/>
            </w:rPrChange>
          </w:rPr>
          <w:t>: Maintenance process overview</w:t>
        </w:r>
        <w:bookmarkEnd w:id="1060"/>
      </w:ins>
    </w:p>
    <w:p w14:paraId="53CF81B2" w14:textId="77777777" w:rsidR="00B05E5C" w:rsidRPr="001C4657" w:rsidRDefault="00B05E5C" w:rsidP="00587180">
      <w:pPr>
        <w:ind w:left="720"/>
      </w:pPr>
    </w:p>
    <w:p w14:paraId="2B093809" w14:textId="1E7D4EE9" w:rsidR="008925EB" w:rsidRDefault="00090514">
      <w:pPr>
        <w:pStyle w:val="Heading2"/>
        <w:pPrChange w:id="1071" w:author="Nicole Fich" w:date="2018-09-19T12:04:00Z">
          <w:pPr>
            <w:pStyle w:val="Heading3"/>
          </w:pPr>
        </w:pPrChange>
      </w:pPr>
      <w:bookmarkStart w:id="1072" w:name="_Toc525121601"/>
      <w:r>
        <w:t>Ensure data quality of appl</w:t>
      </w:r>
      <w:r w:rsidR="00921507">
        <w:t>i</w:t>
      </w:r>
      <w:r>
        <w:t>cations in MEGA</w:t>
      </w:r>
      <w:bookmarkEnd w:id="1072"/>
    </w:p>
    <w:p w14:paraId="764C8852" w14:textId="2C277BE9" w:rsidR="00C84FDB" w:rsidRDefault="00620B83" w:rsidP="00587180">
      <w:pPr>
        <w:pStyle w:val="ListParagraph"/>
        <w:numPr>
          <w:ilvl w:val="0"/>
          <w:numId w:val="56"/>
        </w:numPr>
        <w:spacing w:after="60" w:line="240" w:lineRule="auto"/>
        <w:contextualSpacing w:val="0"/>
      </w:pPr>
      <w:r>
        <w:t xml:space="preserve">Report: </w:t>
      </w:r>
      <w:r w:rsidR="00C95CE2" w:rsidRPr="00C95CE2">
        <w:t xml:space="preserve">On a quarterly basis </w:t>
      </w:r>
      <w:r w:rsidR="00C17231">
        <w:t xml:space="preserve">the </w:t>
      </w:r>
      <w:r w:rsidR="00C95CE2" w:rsidRPr="00C95CE2">
        <w:t xml:space="preserve">Corporate Tools unit creates a report regarding completeness of </w:t>
      </w:r>
      <w:r w:rsidR="00B20B28">
        <w:t xml:space="preserve">application </w:t>
      </w:r>
      <w:r w:rsidR="00C95CE2" w:rsidRPr="00C95CE2">
        <w:t xml:space="preserve">data </w:t>
      </w:r>
      <w:r w:rsidR="002E3A48">
        <w:t>of the</w:t>
      </w:r>
      <w:r w:rsidR="00C95CE2" w:rsidRPr="00C95CE2">
        <w:t xml:space="preserve"> </w:t>
      </w:r>
      <w:r w:rsidR="002E3A48">
        <w:t>“</w:t>
      </w:r>
      <w:r w:rsidR="00C95CE2" w:rsidRPr="00C95CE2">
        <w:t>mandatory</w:t>
      </w:r>
      <w:r w:rsidR="002E3A48">
        <w:t>”</w:t>
      </w:r>
      <w:r w:rsidR="00C95CE2" w:rsidRPr="00C95CE2">
        <w:t xml:space="preserve"> fields and sends a Reminder E-Mail to all </w:t>
      </w:r>
      <w:r w:rsidR="001210EC" w:rsidRPr="001210EC">
        <w:t>product MEGA contacts</w:t>
      </w:r>
      <w:r w:rsidR="00C95CE2" w:rsidRPr="001210EC">
        <w:t>;</w:t>
      </w:r>
      <w:r w:rsidR="00C95CE2" w:rsidRPr="00C95CE2">
        <w:t xml:space="preserve"> however, the products will take care of everything else</w:t>
      </w:r>
      <w:r w:rsidR="00C95CE2">
        <w:t>.</w:t>
      </w:r>
      <w:r w:rsidR="00B20B28">
        <w:t xml:space="preserve"> The reports will be sent at the beginning of an quarter.</w:t>
      </w:r>
    </w:p>
    <w:p w14:paraId="46007E17" w14:textId="202A7D52" w:rsidR="00C95CE2" w:rsidRDefault="00620B83" w:rsidP="00587180">
      <w:pPr>
        <w:pStyle w:val="ListParagraph"/>
        <w:numPr>
          <w:ilvl w:val="0"/>
          <w:numId w:val="56"/>
        </w:numPr>
        <w:spacing w:after="60" w:line="240" w:lineRule="auto"/>
        <w:ind w:left="1208" w:hanging="357"/>
        <w:contextualSpacing w:val="0"/>
      </w:pPr>
      <w:r>
        <w:t xml:space="preserve">Report: </w:t>
      </w:r>
      <w:r w:rsidR="00C95CE2">
        <w:t xml:space="preserve">Furthermore, </w:t>
      </w:r>
      <w:r w:rsidR="00C95CE2" w:rsidRPr="00C95CE2">
        <w:t>compliance reports regarding assigned applications to Using/Owning Legal Entities (confirm assignments)</w:t>
      </w:r>
      <w:r w:rsidR="00317350">
        <w:t xml:space="preserve"> as well as information about completeness of</w:t>
      </w:r>
      <w:r w:rsidR="00B20B28">
        <w:t xml:space="preserve"> application</w:t>
      </w:r>
      <w:r w:rsidR="00317350">
        <w:t xml:space="preserve"> data will be sent on a quarterly basis</w:t>
      </w:r>
      <w:r w:rsidR="00C17231">
        <w:t xml:space="preserve"> to the banking-regulated Legal Entities</w:t>
      </w:r>
      <w:r w:rsidR="00317350">
        <w:t>.</w:t>
      </w:r>
      <w:r w:rsidR="00B20B28">
        <w:t xml:space="preserve"> The reports will be sent mid of the quarter after the product MEGA contacts had the time to review the data.</w:t>
      </w:r>
    </w:p>
    <w:p w14:paraId="4E95A4F9" w14:textId="737D82A4" w:rsidR="007122FB" w:rsidRDefault="00620B83" w:rsidP="00587180">
      <w:pPr>
        <w:pStyle w:val="ListParagraph"/>
        <w:numPr>
          <w:ilvl w:val="0"/>
          <w:numId w:val="56"/>
        </w:numPr>
        <w:spacing w:after="60" w:line="240" w:lineRule="auto"/>
        <w:ind w:left="1208" w:hanging="357"/>
        <w:contextualSpacing w:val="0"/>
        <w:rPr>
          <w:ins w:id="1073" w:author="Nicole Fich" w:date="2018-09-13T17:11:00Z"/>
        </w:rPr>
      </w:pPr>
      <w:r>
        <w:t xml:space="preserve">Report: </w:t>
      </w:r>
      <w:r w:rsidR="007E4577">
        <w:t>Quarterly an additional report</w:t>
      </w:r>
      <w:r w:rsidR="00C17231">
        <w:t xml:space="preserve"> (delta report)</w:t>
      </w:r>
      <w:r w:rsidR="007E4577">
        <w:t xml:space="preserve"> about new added and deleted applications </w:t>
      </w:r>
      <w:r w:rsidR="00FA5F85">
        <w:t xml:space="preserve">as well as amended Using/Owning Legal Entities </w:t>
      </w:r>
      <w:r w:rsidR="007E4577">
        <w:t>will be sent.</w:t>
      </w:r>
    </w:p>
    <w:p w14:paraId="3109C7F0" w14:textId="3214322C" w:rsidR="00B05E5C" w:rsidRDefault="00B05E5C">
      <w:pPr>
        <w:spacing w:after="60" w:line="240" w:lineRule="auto"/>
        <w:rPr>
          <w:ins w:id="1074" w:author="Nicole Fich" w:date="2018-09-13T17:11:00Z"/>
        </w:rPr>
        <w:pPrChange w:id="1075" w:author="Nicole Fich" w:date="2018-09-13T17:11:00Z">
          <w:pPr>
            <w:pStyle w:val="ListParagraph"/>
            <w:numPr>
              <w:numId w:val="56"/>
            </w:numPr>
            <w:spacing w:after="60" w:line="240" w:lineRule="auto"/>
            <w:ind w:left="1208" w:hanging="357"/>
            <w:contextualSpacing w:val="0"/>
          </w:pPr>
        </w:pPrChange>
      </w:pPr>
    </w:p>
    <w:p w14:paraId="4BD59A79" w14:textId="73CCA425" w:rsidR="00B05E5C" w:rsidRDefault="00D97D19">
      <w:pPr>
        <w:spacing w:after="60" w:line="240" w:lineRule="auto"/>
        <w:rPr>
          <w:ins w:id="1076" w:author="Nicole Fich" w:date="2018-09-13T17:11:00Z"/>
        </w:rPr>
        <w:pPrChange w:id="1077" w:author="Nicole Fich" w:date="2018-09-13T17:11:00Z">
          <w:pPr>
            <w:pStyle w:val="ListParagraph"/>
            <w:numPr>
              <w:numId w:val="56"/>
            </w:numPr>
            <w:spacing w:after="60" w:line="240" w:lineRule="auto"/>
            <w:ind w:left="1208" w:hanging="357"/>
            <w:contextualSpacing w:val="0"/>
          </w:pPr>
        </w:pPrChange>
      </w:pPr>
      <w:ins w:id="1078" w:author="Nicole Fich" w:date="2018-09-20T14:51:00Z">
        <w:r>
          <w:rPr>
            <w:noProof/>
          </w:rPr>
          <w:lastRenderedPageBreak/>
          <w:drawing>
            <wp:inline distT="0" distB="0" distL="0" distR="0" wp14:anchorId="0CC21395" wp14:editId="23E449AC">
              <wp:extent cx="5768975" cy="7710805"/>
              <wp:effectExtent l="0" t="0" r="317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view and control process.png"/>
                      <pic:cNvPicPr/>
                    </pic:nvPicPr>
                    <pic:blipFill>
                      <a:blip r:embed="rId33">
                        <a:extLst>
                          <a:ext uri="{28A0092B-C50C-407E-A947-70E740481C1C}">
                            <a14:useLocalDpi xmlns:a14="http://schemas.microsoft.com/office/drawing/2010/main" val="0"/>
                          </a:ext>
                        </a:extLst>
                      </a:blip>
                      <a:stretch>
                        <a:fillRect/>
                      </a:stretch>
                    </pic:blipFill>
                    <pic:spPr>
                      <a:xfrm>
                        <a:off x="0" y="0"/>
                        <a:ext cx="5768975" cy="7710805"/>
                      </a:xfrm>
                      <a:prstGeom prst="rect">
                        <a:avLst/>
                      </a:prstGeom>
                    </pic:spPr>
                  </pic:pic>
                </a:graphicData>
              </a:graphic>
            </wp:inline>
          </w:drawing>
        </w:r>
      </w:ins>
    </w:p>
    <w:p w14:paraId="4052BE6D" w14:textId="6AF9A009" w:rsidR="00B05E5C" w:rsidRPr="00B05E5C" w:rsidRDefault="00660472">
      <w:pPr>
        <w:pStyle w:val="Caption"/>
        <w:rPr>
          <w:ins w:id="1079" w:author="Nicole Fich" w:date="2018-09-13T17:11:00Z"/>
          <w:sz w:val="16"/>
          <w:szCs w:val="16"/>
          <w:rPrChange w:id="1080" w:author="Nicole Fich" w:date="2018-09-13T17:12:00Z">
            <w:rPr>
              <w:ins w:id="1081" w:author="Nicole Fich" w:date="2018-09-13T17:11:00Z"/>
            </w:rPr>
          </w:rPrChange>
        </w:rPr>
        <w:pPrChange w:id="1082" w:author="Nicole Fich" w:date="2018-09-20T15:01:00Z">
          <w:pPr>
            <w:pStyle w:val="ListParagraph"/>
            <w:numPr>
              <w:numId w:val="56"/>
            </w:numPr>
            <w:spacing w:after="60" w:line="240" w:lineRule="auto"/>
            <w:ind w:left="1208" w:hanging="357"/>
            <w:contextualSpacing w:val="0"/>
          </w:pPr>
        </w:pPrChange>
      </w:pPr>
      <w:bookmarkStart w:id="1083" w:name="_Toc525219247"/>
      <w:ins w:id="1084" w:author="Nicole Fich" w:date="2018-09-20T15:01:00Z">
        <w:r w:rsidRPr="00660472">
          <w:rPr>
            <w:sz w:val="16"/>
            <w:szCs w:val="16"/>
            <w:rPrChange w:id="1085" w:author="Nicole Fich" w:date="2018-09-20T15:01:00Z">
              <w:rPr/>
            </w:rPrChange>
          </w:rPr>
          <w:t xml:space="preserve">Figure </w:t>
        </w:r>
        <w:r w:rsidRPr="00660472">
          <w:rPr>
            <w:sz w:val="16"/>
            <w:szCs w:val="16"/>
            <w:rPrChange w:id="1086" w:author="Nicole Fich" w:date="2018-09-20T15:01:00Z">
              <w:rPr/>
            </w:rPrChange>
          </w:rPr>
          <w:fldChar w:fldCharType="begin"/>
        </w:r>
        <w:r w:rsidRPr="00660472">
          <w:rPr>
            <w:sz w:val="16"/>
            <w:szCs w:val="16"/>
            <w:rPrChange w:id="1087" w:author="Nicole Fich" w:date="2018-09-20T15:01:00Z">
              <w:rPr/>
            </w:rPrChange>
          </w:rPr>
          <w:instrText xml:space="preserve"> SEQ Figure \* ARABIC </w:instrText>
        </w:r>
      </w:ins>
      <w:r w:rsidRPr="00660472">
        <w:rPr>
          <w:sz w:val="16"/>
          <w:szCs w:val="16"/>
          <w:rPrChange w:id="1088" w:author="Nicole Fich" w:date="2018-09-20T15:01:00Z">
            <w:rPr/>
          </w:rPrChange>
        </w:rPr>
        <w:fldChar w:fldCharType="separate"/>
      </w:r>
      <w:ins w:id="1089" w:author="Nicole Fich" w:date="2018-09-20T15:04:00Z">
        <w:r w:rsidR="006D6DCD">
          <w:rPr>
            <w:noProof/>
            <w:sz w:val="16"/>
            <w:szCs w:val="16"/>
          </w:rPr>
          <w:t>11</w:t>
        </w:r>
      </w:ins>
      <w:ins w:id="1090" w:author="Nicole Fich" w:date="2018-09-20T15:01:00Z">
        <w:r w:rsidRPr="00660472">
          <w:rPr>
            <w:sz w:val="16"/>
            <w:szCs w:val="16"/>
            <w:rPrChange w:id="1091" w:author="Nicole Fich" w:date="2018-09-20T15:01:00Z">
              <w:rPr/>
            </w:rPrChange>
          </w:rPr>
          <w:fldChar w:fldCharType="end"/>
        </w:r>
      </w:ins>
      <w:ins w:id="1092" w:author="Nicole Fich" w:date="2018-09-13T17:12:00Z">
        <w:r w:rsidR="00B05E5C" w:rsidRPr="00660472">
          <w:rPr>
            <w:b/>
            <w:sz w:val="16"/>
            <w:szCs w:val="16"/>
            <w:rPrChange w:id="1093" w:author="Nicole Fich" w:date="2018-09-20T15:01:00Z">
              <w:rPr/>
            </w:rPrChange>
          </w:rPr>
          <w:t>:</w:t>
        </w:r>
        <w:r w:rsidR="00B05E5C" w:rsidRPr="00B05E5C">
          <w:rPr>
            <w:sz w:val="16"/>
            <w:szCs w:val="16"/>
            <w:rPrChange w:id="1094" w:author="Nicole Fich" w:date="2018-09-13T17:12:00Z">
              <w:rPr/>
            </w:rPrChange>
          </w:rPr>
          <w:t xml:space="preserve"> Review</w:t>
        </w:r>
      </w:ins>
      <w:ins w:id="1095" w:author="Nicole Fich" w:date="2018-09-20T14:51:00Z">
        <w:r w:rsidR="00182256">
          <w:rPr>
            <w:sz w:val="16"/>
            <w:szCs w:val="16"/>
          </w:rPr>
          <w:t xml:space="preserve"> and contorl</w:t>
        </w:r>
      </w:ins>
      <w:ins w:id="1096" w:author="Nicole Fich" w:date="2018-09-13T17:12:00Z">
        <w:r w:rsidR="00B05E5C" w:rsidRPr="00B05E5C">
          <w:rPr>
            <w:sz w:val="16"/>
            <w:szCs w:val="16"/>
            <w:rPrChange w:id="1097" w:author="Nicole Fich" w:date="2018-09-13T17:12:00Z">
              <w:rPr/>
            </w:rPrChange>
          </w:rPr>
          <w:t xml:space="preserve"> process overview</w:t>
        </w:r>
      </w:ins>
      <w:bookmarkEnd w:id="1083"/>
    </w:p>
    <w:p w14:paraId="0A2BBFDF" w14:textId="4B68D943" w:rsidR="00B05E5C" w:rsidRPr="008925EB" w:rsidDel="00A70A44" w:rsidRDefault="00B05E5C">
      <w:pPr>
        <w:spacing w:after="60" w:line="240" w:lineRule="auto"/>
        <w:rPr>
          <w:del w:id="1098" w:author="Nicole Fich" w:date="2018-09-17T14:28:00Z"/>
        </w:rPr>
        <w:pPrChange w:id="1099" w:author="Nicole Fich" w:date="2018-09-13T17:11:00Z">
          <w:pPr>
            <w:pStyle w:val="ListParagraph"/>
            <w:numPr>
              <w:numId w:val="56"/>
            </w:numPr>
            <w:spacing w:after="60" w:line="240" w:lineRule="auto"/>
            <w:ind w:left="1208" w:hanging="357"/>
            <w:contextualSpacing w:val="0"/>
          </w:pPr>
        </w:pPrChange>
      </w:pPr>
    </w:p>
    <w:p w14:paraId="646F646B" w14:textId="4E00816F" w:rsidR="003A0632" w:rsidRDefault="003A0632">
      <w:pPr>
        <w:spacing w:line="276" w:lineRule="auto"/>
        <w:rPr>
          <w:b/>
          <w:sz w:val="24"/>
        </w:rPr>
      </w:pPr>
      <w:del w:id="1100" w:author="Nicole Fich" w:date="2018-09-17T14:28:00Z">
        <w:r w:rsidDel="00A70A44">
          <w:br w:type="page"/>
        </w:r>
      </w:del>
    </w:p>
    <w:p w14:paraId="756CB9CF" w14:textId="39DD7AE3" w:rsidR="0020088B" w:rsidRDefault="00BD1E93" w:rsidP="00BD1E93">
      <w:pPr>
        <w:pStyle w:val="Heading1"/>
      </w:pPr>
      <w:bookmarkStart w:id="1101" w:name="_Toc525121602"/>
      <w:r>
        <w:lastRenderedPageBreak/>
        <w:t>Annex</w:t>
      </w:r>
      <w:bookmarkEnd w:id="1101"/>
    </w:p>
    <w:p w14:paraId="107C701E" w14:textId="1340FA81" w:rsidR="00411029" w:rsidRDefault="00411029" w:rsidP="00B65191">
      <w:pPr>
        <w:pStyle w:val="Heading2"/>
      </w:pPr>
      <w:bookmarkStart w:id="1102" w:name="_Toc522637305"/>
      <w:bookmarkStart w:id="1103" w:name="_Toc522637329"/>
      <w:bookmarkStart w:id="1104" w:name="_Toc523406508"/>
      <w:bookmarkStart w:id="1105" w:name="_Toc525121603"/>
      <w:bookmarkEnd w:id="1102"/>
      <w:bookmarkEnd w:id="1103"/>
      <w:bookmarkEnd w:id="1104"/>
      <w:r w:rsidRPr="00411029">
        <w:t>General definition of applications</w:t>
      </w:r>
      <w:ins w:id="1106" w:author="Nicole Fich" w:date="2018-09-17T14:29:00Z">
        <w:r w:rsidR="00942532">
          <w:t xml:space="preserve"> and technologies</w:t>
        </w:r>
      </w:ins>
      <w:r w:rsidRPr="00411029">
        <w:t xml:space="preserve"> in Deutsche Boerse Group</w:t>
      </w:r>
      <w:bookmarkEnd w:id="1105"/>
    </w:p>
    <w:p w14:paraId="34973351" w14:textId="77777777" w:rsidR="00411029" w:rsidRPr="00411029" w:rsidRDefault="00411029" w:rsidP="00587180">
      <w:pPr>
        <w:ind w:left="851"/>
      </w:pPr>
      <w:r w:rsidRPr="00411029">
        <w:t xml:space="preserve">Basic differentiation is between system software (operating system of any infrastructure), and (enterprise) application software. </w:t>
      </w:r>
    </w:p>
    <w:p w14:paraId="204930E2" w14:textId="2AB8871C" w:rsidR="00411029" w:rsidRDefault="00411029" w:rsidP="00587180">
      <w:pPr>
        <w:ind w:left="851"/>
      </w:pPr>
      <w:r w:rsidRPr="00411029">
        <w:t>Application Software can be differentiated into Business Applications, Desktop Applications, and Infrastructure / Platform Applications.</w:t>
      </w:r>
    </w:p>
    <w:p w14:paraId="04240DB9" w14:textId="74ED9DDE" w:rsidR="00411029" w:rsidRDefault="00411029" w:rsidP="00587180">
      <w:pPr>
        <w:ind w:left="851"/>
      </w:pPr>
      <w:r>
        <w:rPr>
          <w:noProof/>
        </w:rPr>
        <w:drawing>
          <wp:inline distT="0" distB="0" distL="0" distR="0" wp14:anchorId="5D8C1143" wp14:editId="261BE53E">
            <wp:extent cx="5768975" cy="285940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8975" cy="2859405"/>
                    </a:xfrm>
                    <a:prstGeom prst="rect">
                      <a:avLst/>
                    </a:prstGeom>
                  </pic:spPr>
                </pic:pic>
              </a:graphicData>
            </a:graphic>
          </wp:inline>
        </w:drawing>
      </w:r>
    </w:p>
    <w:p w14:paraId="5ACE3FC3" w14:textId="0B2310C4" w:rsidR="00411029" w:rsidRPr="00587180" w:rsidRDefault="00660472">
      <w:pPr>
        <w:pStyle w:val="Caption"/>
        <w:ind w:left="720"/>
        <w:rPr>
          <w:sz w:val="16"/>
          <w:szCs w:val="16"/>
        </w:rPr>
        <w:pPrChange w:id="1107" w:author="Nicole Fich" w:date="2018-09-20T15:02:00Z">
          <w:pPr>
            <w:ind w:left="851"/>
          </w:pPr>
        </w:pPrChange>
      </w:pPr>
      <w:bookmarkStart w:id="1108" w:name="_Toc525219248"/>
      <w:ins w:id="1109" w:author="Nicole Fich" w:date="2018-09-20T15:01:00Z">
        <w:r w:rsidRPr="00660472">
          <w:rPr>
            <w:sz w:val="16"/>
            <w:szCs w:val="16"/>
            <w:rPrChange w:id="1110" w:author="Nicole Fich" w:date="2018-09-20T15:02:00Z">
              <w:rPr/>
            </w:rPrChange>
          </w:rPr>
          <w:t xml:space="preserve">Figure </w:t>
        </w:r>
        <w:r w:rsidRPr="00660472">
          <w:rPr>
            <w:sz w:val="16"/>
            <w:szCs w:val="16"/>
            <w:rPrChange w:id="1111" w:author="Nicole Fich" w:date="2018-09-20T15:02:00Z">
              <w:rPr/>
            </w:rPrChange>
          </w:rPr>
          <w:fldChar w:fldCharType="begin"/>
        </w:r>
        <w:r w:rsidRPr="00660472">
          <w:rPr>
            <w:sz w:val="16"/>
            <w:szCs w:val="16"/>
            <w:rPrChange w:id="1112" w:author="Nicole Fich" w:date="2018-09-20T15:02:00Z">
              <w:rPr/>
            </w:rPrChange>
          </w:rPr>
          <w:instrText xml:space="preserve"> SEQ Figure \* ARABIC </w:instrText>
        </w:r>
      </w:ins>
      <w:r w:rsidRPr="00660472">
        <w:rPr>
          <w:sz w:val="16"/>
          <w:szCs w:val="16"/>
          <w:rPrChange w:id="1113" w:author="Nicole Fich" w:date="2018-09-20T15:02:00Z">
            <w:rPr/>
          </w:rPrChange>
        </w:rPr>
        <w:fldChar w:fldCharType="separate"/>
      </w:r>
      <w:ins w:id="1114" w:author="Nicole Fich" w:date="2018-09-20T15:04:00Z">
        <w:r w:rsidR="006D6DCD">
          <w:rPr>
            <w:noProof/>
            <w:sz w:val="16"/>
            <w:szCs w:val="16"/>
          </w:rPr>
          <w:t>12</w:t>
        </w:r>
      </w:ins>
      <w:ins w:id="1115" w:author="Nicole Fich" w:date="2018-09-20T15:01:00Z">
        <w:r w:rsidRPr="00660472">
          <w:rPr>
            <w:sz w:val="16"/>
            <w:szCs w:val="16"/>
            <w:rPrChange w:id="1116" w:author="Nicole Fich" w:date="2018-09-20T15:02:00Z">
              <w:rPr/>
            </w:rPrChange>
          </w:rPr>
          <w:fldChar w:fldCharType="end"/>
        </w:r>
        <w:r w:rsidRPr="00660472">
          <w:rPr>
            <w:b/>
            <w:sz w:val="16"/>
            <w:szCs w:val="16"/>
          </w:rPr>
          <w:t>:</w:t>
        </w:r>
        <w:r>
          <w:rPr>
            <w:b/>
            <w:sz w:val="16"/>
            <w:szCs w:val="16"/>
          </w:rPr>
          <w:t xml:space="preserve"> </w:t>
        </w:r>
      </w:ins>
      <w:del w:id="1117" w:author="Nicole Fich" w:date="2018-09-20T15:01:00Z">
        <w:r w:rsidR="00411029" w:rsidRPr="00587180" w:rsidDel="00660472">
          <w:rPr>
            <w:b/>
            <w:sz w:val="16"/>
            <w:szCs w:val="16"/>
          </w:rPr>
          <w:delText>Figure</w:delText>
        </w:r>
        <w:r w:rsidR="00411029" w:rsidRPr="00587180" w:rsidDel="00660472">
          <w:rPr>
            <w:sz w:val="16"/>
            <w:szCs w:val="16"/>
          </w:rPr>
          <w:delText xml:space="preserve">: </w:delText>
        </w:r>
      </w:del>
      <w:r w:rsidR="00411029" w:rsidRPr="00587180">
        <w:rPr>
          <w:sz w:val="16"/>
          <w:szCs w:val="16"/>
        </w:rPr>
        <w:t>definition of an application within MEGA (as of 25.02.2018)</w:t>
      </w:r>
      <w:bookmarkEnd w:id="1108"/>
    </w:p>
    <w:p w14:paraId="22A9FE84" w14:textId="11341C9C" w:rsidR="00942532" w:rsidRDefault="00942532">
      <w:pPr>
        <w:spacing w:after="200" w:line="276" w:lineRule="auto"/>
        <w:rPr>
          <w:ins w:id="1118" w:author="Nicole Fich" w:date="2018-09-17T14:28:00Z"/>
        </w:rPr>
      </w:pPr>
    </w:p>
    <w:p w14:paraId="5AAC48B9" w14:textId="77777777" w:rsidR="005B4939" w:rsidRDefault="005B4939">
      <w:pPr>
        <w:ind w:left="851"/>
        <w:rPr>
          <w:ins w:id="1119" w:author="Nicole Fich" w:date="2018-09-17T14:35:00Z"/>
          <w:b/>
        </w:rPr>
        <w:pPrChange w:id="1120" w:author="Nicole Fich" w:date="2018-09-17T14:31:00Z">
          <w:pPr/>
        </w:pPrChange>
      </w:pPr>
    </w:p>
    <w:p w14:paraId="1709EF0A" w14:textId="77777777" w:rsidR="005B4939" w:rsidRDefault="005B4939">
      <w:pPr>
        <w:ind w:left="851"/>
        <w:rPr>
          <w:ins w:id="1121" w:author="Nicole Fich" w:date="2018-09-17T14:35:00Z"/>
          <w:b/>
        </w:rPr>
        <w:pPrChange w:id="1122" w:author="Nicole Fich" w:date="2018-09-17T14:31:00Z">
          <w:pPr/>
        </w:pPrChange>
      </w:pPr>
    </w:p>
    <w:p w14:paraId="3B55934A" w14:textId="77777777" w:rsidR="005B4939" w:rsidRDefault="005B4939">
      <w:pPr>
        <w:ind w:left="851"/>
        <w:rPr>
          <w:ins w:id="1123" w:author="Nicole Fich" w:date="2018-09-17T14:35:00Z"/>
          <w:b/>
        </w:rPr>
        <w:pPrChange w:id="1124" w:author="Nicole Fich" w:date="2018-09-17T14:31:00Z">
          <w:pPr/>
        </w:pPrChange>
      </w:pPr>
    </w:p>
    <w:p w14:paraId="2592D47F" w14:textId="77777777" w:rsidR="005B4939" w:rsidRDefault="005B4939">
      <w:pPr>
        <w:ind w:left="851"/>
        <w:rPr>
          <w:ins w:id="1125" w:author="Nicole Fich" w:date="2018-09-17T14:35:00Z"/>
          <w:b/>
        </w:rPr>
        <w:pPrChange w:id="1126" w:author="Nicole Fich" w:date="2018-09-17T14:31:00Z">
          <w:pPr/>
        </w:pPrChange>
      </w:pPr>
    </w:p>
    <w:p w14:paraId="32DA8297" w14:textId="77777777" w:rsidR="005B4939" w:rsidRDefault="005B4939">
      <w:pPr>
        <w:ind w:left="851"/>
        <w:rPr>
          <w:ins w:id="1127" w:author="Nicole Fich" w:date="2018-09-17T14:35:00Z"/>
          <w:b/>
        </w:rPr>
        <w:pPrChange w:id="1128" w:author="Nicole Fich" w:date="2018-09-17T14:31:00Z">
          <w:pPr/>
        </w:pPrChange>
      </w:pPr>
    </w:p>
    <w:p w14:paraId="693F2016" w14:textId="77777777" w:rsidR="005B4939" w:rsidRDefault="005B4939">
      <w:pPr>
        <w:ind w:left="851"/>
        <w:rPr>
          <w:ins w:id="1129" w:author="Nicole Fich" w:date="2018-09-17T14:35:00Z"/>
          <w:b/>
        </w:rPr>
        <w:pPrChange w:id="1130" w:author="Nicole Fich" w:date="2018-09-17T14:31:00Z">
          <w:pPr/>
        </w:pPrChange>
      </w:pPr>
    </w:p>
    <w:p w14:paraId="30D13473" w14:textId="7BEA5EAD" w:rsidR="00942532" w:rsidRPr="00942532" w:rsidRDefault="00942532">
      <w:pPr>
        <w:ind w:left="851"/>
        <w:rPr>
          <w:ins w:id="1131" w:author="Nicole Fich" w:date="2018-09-17T14:30:00Z"/>
          <w:lang w:eastAsia="en-US"/>
          <w:rPrChange w:id="1132" w:author="Nicole Fich" w:date="2018-09-17T14:31:00Z">
            <w:rPr>
              <w:ins w:id="1133" w:author="Nicole Fich" w:date="2018-09-17T14:30:00Z"/>
              <w:rFonts w:ascii="Arial" w:hAnsi="Arial" w:cs="Arial"/>
              <w:sz w:val="20"/>
              <w:szCs w:val="20"/>
              <w:lang w:eastAsia="en-GB"/>
            </w:rPr>
          </w:rPrChange>
        </w:rPr>
        <w:pPrChange w:id="1134" w:author="Nicole Fich" w:date="2018-09-17T14:31:00Z">
          <w:pPr/>
        </w:pPrChange>
      </w:pPr>
      <w:ins w:id="1135" w:author="Nicole Fich" w:date="2018-09-17T14:30:00Z">
        <w:r w:rsidRPr="00942532">
          <w:rPr>
            <w:b/>
            <w:rPrChange w:id="1136" w:author="Nicole Fich" w:date="2018-09-17T14:31:00Z">
              <w:rPr>
                <w:rFonts w:ascii="Arial" w:hAnsi="Arial" w:cs="Arial"/>
                <w:b/>
                <w:bCs/>
                <w:sz w:val="20"/>
                <w:szCs w:val="20"/>
              </w:rPr>
            </w:rPrChange>
          </w:rPr>
          <w:t>Technology</w:t>
        </w:r>
        <w:r w:rsidRPr="00942532">
          <w:rPr>
            <w:rPrChange w:id="1137" w:author="Nicole Fich" w:date="2018-09-17T14:31:00Z">
              <w:rPr>
                <w:rFonts w:ascii="Arial" w:hAnsi="Arial" w:cs="Arial"/>
                <w:b/>
                <w:bCs/>
                <w:sz w:val="20"/>
                <w:szCs w:val="20"/>
              </w:rPr>
            </w:rPrChange>
          </w:rPr>
          <w:t xml:space="preserve"> </w:t>
        </w:r>
        <w:r w:rsidRPr="00942532">
          <w:rPr>
            <w:rPrChange w:id="1138" w:author="Nicole Fich" w:date="2018-09-17T14:31:00Z">
              <w:rPr>
                <w:rFonts w:ascii="Arial" w:hAnsi="Arial" w:cs="Arial"/>
                <w:sz w:val="20"/>
                <w:szCs w:val="20"/>
              </w:rPr>
            </w:rPrChange>
          </w:rPr>
          <w:t>is defined in a broad sense to address all logical and physical assets underpinning the implementation or execution of an application. This may include vendor or open source products, standards or internal technology assets. For example: Java.</w:t>
        </w:r>
      </w:ins>
    </w:p>
    <w:p w14:paraId="64D5EF93" w14:textId="77777777" w:rsidR="00942532" w:rsidRPr="00942532" w:rsidRDefault="00942532">
      <w:pPr>
        <w:ind w:left="851"/>
        <w:rPr>
          <w:ins w:id="1139" w:author="Nicole Fich" w:date="2018-09-17T14:30:00Z"/>
          <w:rPrChange w:id="1140" w:author="Nicole Fich" w:date="2018-09-17T14:31:00Z">
            <w:rPr>
              <w:ins w:id="1141" w:author="Nicole Fich" w:date="2018-09-17T14:30:00Z"/>
              <w:rFonts w:ascii="Arial" w:hAnsi="Arial" w:cs="Arial"/>
              <w:sz w:val="20"/>
              <w:szCs w:val="20"/>
            </w:rPr>
          </w:rPrChange>
        </w:rPr>
        <w:pPrChange w:id="1142" w:author="Nicole Fich" w:date="2018-09-17T14:31:00Z">
          <w:pPr/>
        </w:pPrChange>
      </w:pPr>
    </w:p>
    <w:p w14:paraId="7E54C565" w14:textId="54EE0ACA" w:rsidR="00942532" w:rsidRDefault="00942532" w:rsidP="00942532">
      <w:pPr>
        <w:rPr>
          <w:ins w:id="1143" w:author="Nicole Fich" w:date="2018-09-17T14:30:00Z"/>
          <w:rFonts w:ascii="Arial" w:hAnsi="Arial" w:cs="Arial"/>
          <w:sz w:val="20"/>
          <w:szCs w:val="20"/>
        </w:rPr>
      </w:pPr>
      <w:ins w:id="1144" w:author="Nicole Fich" w:date="2018-09-17T14:30:00Z">
        <w:r>
          <w:rPr>
            <w:rFonts w:ascii="Arial" w:hAnsi="Arial" w:cs="Arial"/>
            <w:noProof/>
            <w:sz w:val="20"/>
            <w:szCs w:val="20"/>
          </w:rPr>
          <w:lastRenderedPageBreak/>
          <w:drawing>
            <wp:inline distT="0" distB="0" distL="0" distR="0" wp14:anchorId="7BFCEB06" wp14:editId="00F1BD0B">
              <wp:extent cx="9454515" cy="3390265"/>
              <wp:effectExtent l="0" t="0" r="0" b="635"/>
              <wp:docPr id="15" name="Picture 15" descr="cid:image001.jpg@01D446A9.CDBBE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jpg@01D446A9.CDBBEED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9454515" cy="3390265"/>
                      </a:xfrm>
                      <a:prstGeom prst="rect">
                        <a:avLst/>
                      </a:prstGeom>
                      <a:noFill/>
                      <a:ln>
                        <a:noFill/>
                      </a:ln>
                    </pic:spPr>
                  </pic:pic>
                </a:graphicData>
              </a:graphic>
            </wp:inline>
          </w:drawing>
        </w:r>
      </w:ins>
    </w:p>
    <w:p w14:paraId="1525C295" w14:textId="4D048E70" w:rsidR="00942532" w:rsidRPr="00942532" w:rsidRDefault="003647C9">
      <w:pPr>
        <w:pStyle w:val="Caption"/>
        <w:rPr>
          <w:ins w:id="1145" w:author="Nicole Fich" w:date="2018-09-17T14:30:00Z"/>
          <w:rFonts w:cs="Arial"/>
          <w:sz w:val="16"/>
          <w:szCs w:val="16"/>
          <w:rPrChange w:id="1146" w:author="Nicole Fich" w:date="2018-09-17T14:31:00Z">
            <w:rPr>
              <w:ins w:id="1147" w:author="Nicole Fich" w:date="2018-09-17T14:30:00Z"/>
              <w:rFonts w:ascii="Arial" w:hAnsi="Arial" w:cs="Arial"/>
              <w:sz w:val="20"/>
              <w:szCs w:val="20"/>
            </w:rPr>
          </w:rPrChange>
        </w:rPr>
        <w:pPrChange w:id="1148" w:author="Nicole Fich" w:date="2018-09-20T15:02:00Z">
          <w:pPr/>
        </w:pPrChange>
      </w:pPr>
      <w:bookmarkStart w:id="1149" w:name="_Toc525219249"/>
      <w:ins w:id="1150" w:author="Nicole Fich" w:date="2018-09-20T15:02:00Z">
        <w:r w:rsidRPr="003647C9">
          <w:rPr>
            <w:sz w:val="16"/>
            <w:szCs w:val="16"/>
            <w:rPrChange w:id="1151" w:author="Nicole Fich" w:date="2018-09-20T15:02:00Z">
              <w:rPr/>
            </w:rPrChange>
          </w:rPr>
          <w:t xml:space="preserve">Figure </w:t>
        </w:r>
        <w:r w:rsidRPr="003647C9">
          <w:rPr>
            <w:sz w:val="16"/>
            <w:szCs w:val="16"/>
            <w:rPrChange w:id="1152" w:author="Nicole Fich" w:date="2018-09-20T15:02:00Z">
              <w:rPr/>
            </w:rPrChange>
          </w:rPr>
          <w:fldChar w:fldCharType="begin"/>
        </w:r>
        <w:r w:rsidRPr="003647C9">
          <w:rPr>
            <w:sz w:val="16"/>
            <w:szCs w:val="16"/>
            <w:rPrChange w:id="1153" w:author="Nicole Fich" w:date="2018-09-20T15:02:00Z">
              <w:rPr/>
            </w:rPrChange>
          </w:rPr>
          <w:instrText xml:space="preserve"> SEQ Figure \* ARABIC </w:instrText>
        </w:r>
      </w:ins>
      <w:r w:rsidRPr="003647C9">
        <w:rPr>
          <w:sz w:val="16"/>
          <w:szCs w:val="16"/>
          <w:rPrChange w:id="1154" w:author="Nicole Fich" w:date="2018-09-20T15:02:00Z">
            <w:rPr/>
          </w:rPrChange>
        </w:rPr>
        <w:fldChar w:fldCharType="separate"/>
      </w:r>
      <w:ins w:id="1155" w:author="Nicole Fich" w:date="2018-09-20T15:04:00Z">
        <w:r w:rsidR="006D6DCD">
          <w:rPr>
            <w:noProof/>
            <w:sz w:val="16"/>
            <w:szCs w:val="16"/>
          </w:rPr>
          <w:t>13</w:t>
        </w:r>
      </w:ins>
      <w:ins w:id="1156" w:author="Nicole Fich" w:date="2018-09-20T15:02:00Z">
        <w:r w:rsidRPr="003647C9">
          <w:rPr>
            <w:sz w:val="16"/>
            <w:szCs w:val="16"/>
            <w:rPrChange w:id="1157" w:author="Nicole Fich" w:date="2018-09-20T15:02:00Z">
              <w:rPr/>
            </w:rPrChange>
          </w:rPr>
          <w:fldChar w:fldCharType="end"/>
        </w:r>
      </w:ins>
      <w:ins w:id="1158" w:author="Nicole Fich" w:date="2018-09-17T14:30:00Z">
        <w:r w:rsidR="00942532" w:rsidRPr="00942532">
          <w:rPr>
            <w:rFonts w:cs="Arial"/>
            <w:sz w:val="16"/>
            <w:szCs w:val="16"/>
            <w:lang w:val="en-GB"/>
            <w:rPrChange w:id="1159" w:author="Nicole Fich" w:date="2018-09-17T14:31:00Z">
              <w:rPr>
                <w:rFonts w:ascii="Arial" w:hAnsi="Arial" w:cs="Arial"/>
                <w:sz w:val="20"/>
                <w:szCs w:val="20"/>
                <w:lang w:val="de-DE"/>
              </w:rPr>
            </w:rPrChange>
          </w:rPr>
          <w:t>: see ClearingModelling Guide slide no</w:t>
        </w:r>
        <w:bookmarkEnd w:id="1149"/>
        <w:r w:rsidR="00942532" w:rsidRPr="00942532">
          <w:rPr>
            <w:rFonts w:cs="Arial"/>
            <w:sz w:val="16"/>
            <w:szCs w:val="16"/>
            <w:lang w:val="en-GB"/>
            <w:rPrChange w:id="1160" w:author="Nicole Fich" w:date="2018-09-17T14:31:00Z">
              <w:rPr>
                <w:rFonts w:ascii="Arial" w:hAnsi="Arial" w:cs="Arial"/>
                <w:sz w:val="20"/>
                <w:szCs w:val="20"/>
                <w:lang w:val="de-DE"/>
              </w:rPr>
            </w:rPrChange>
          </w:rPr>
          <w:t xml:space="preserve"> </w:t>
        </w:r>
      </w:ins>
    </w:p>
    <w:p w14:paraId="64A69097" w14:textId="77777777" w:rsidR="00942532" w:rsidRPr="00942532" w:rsidRDefault="00942532" w:rsidP="00942532">
      <w:pPr>
        <w:rPr>
          <w:ins w:id="1161" w:author="Nicole Fich" w:date="2018-09-17T14:30:00Z"/>
          <w:rFonts w:ascii="Arial" w:hAnsi="Arial" w:cs="Arial"/>
          <w:color w:val="1F497D"/>
          <w:sz w:val="20"/>
          <w:szCs w:val="20"/>
          <w:lang w:val="en-GB" w:eastAsia="ja-JP"/>
          <w:rPrChange w:id="1162" w:author="Nicole Fich" w:date="2018-09-17T14:30:00Z">
            <w:rPr>
              <w:ins w:id="1163" w:author="Nicole Fich" w:date="2018-09-17T14:30:00Z"/>
              <w:rFonts w:ascii="Arial" w:hAnsi="Arial" w:cs="Arial"/>
              <w:color w:val="1F497D"/>
              <w:sz w:val="20"/>
              <w:szCs w:val="20"/>
              <w:lang w:val="de-DE" w:eastAsia="ja-JP"/>
            </w:rPr>
          </w:rPrChange>
        </w:rPr>
      </w:pPr>
    </w:p>
    <w:p w14:paraId="173A45D8" w14:textId="77777777" w:rsidR="00942532" w:rsidRDefault="00942532">
      <w:pPr>
        <w:spacing w:after="200" w:line="276" w:lineRule="auto"/>
        <w:rPr>
          <w:ins w:id="1164" w:author="Nicole Fich" w:date="2018-09-17T14:28:00Z"/>
        </w:rPr>
      </w:pPr>
    </w:p>
    <w:p w14:paraId="3A0E91AF" w14:textId="764726D7" w:rsidR="00602FF8" w:rsidRDefault="00602FF8">
      <w:pPr>
        <w:spacing w:after="200" w:line="276" w:lineRule="auto"/>
        <w:rPr>
          <w:b/>
          <w:sz w:val="24"/>
        </w:rPr>
      </w:pPr>
      <w:r>
        <w:br w:type="page"/>
      </w:r>
    </w:p>
    <w:p w14:paraId="0276F156" w14:textId="24617650" w:rsidR="00021248" w:rsidRDefault="00021248" w:rsidP="00587AB0">
      <w:pPr>
        <w:pStyle w:val="Heading2"/>
        <w:rPr>
          <w:ins w:id="1165" w:author="Nicole Fich" w:date="2018-09-11T13:59:00Z"/>
        </w:rPr>
      </w:pPr>
      <w:bookmarkStart w:id="1166" w:name="_Toc525121604"/>
      <w:ins w:id="1167" w:author="Nicole Fich" w:date="2018-09-11T13:59:00Z">
        <w:r>
          <w:lastRenderedPageBreak/>
          <w:t>Overview of banking regulated Legal Entities</w:t>
        </w:r>
        <w:bookmarkEnd w:id="1166"/>
      </w:ins>
    </w:p>
    <w:tbl>
      <w:tblPr>
        <w:tblW w:w="11340" w:type="dxa"/>
        <w:tblLook w:val="04A0" w:firstRow="1" w:lastRow="0" w:firstColumn="1" w:lastColumn="0" w:noHBand="0" w:noVBand="1"/>
      </w:tblPr>
      <w:tblGrid>
        <w:gridCol w:w="4340"/>
        <w:gridCol w:w="849"/>
        <w:gridCol w:w="1986"/>
        <w:gridCol w:w="4165"/>
      </w:tblGrid>
      <w:tr w:rsidR="00021248" w:rsidRPr="00021248" w14:paraId="2910FE51" w14:textId="77777777" w:rsidTr="00021248">
        <w:trPr>
          <w:trHeight w:val="300"/>
          <w:ins w:id="1168" w:author="Nicole Fich" w:date="2018-09-11T14:03:00Z"/>
        </w:trPr>
        <w:tc>
          <w:tcPr>
            <w:tcW w:w="434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1758A8A5" w14:textId="77777777" w:rsidR="00021248" w:rsidRPr="00021248" w:rsidRDefault="00021248" w:rsidP="00021248">
            <w:pPr>
              <w:spacing w:after="0" w:line="240" w:lineRule="auto"/>
              <w:rPr>
                <w:ins w:id="1169" w:author="Nicole Fich" w:date="2018-09-11T14:03:00Z"/>
                <w:rFonts w:ascii="Calibri" w:eastAsia="Times New Roman" w:hAnsi="Calibri" w:cs="Times New Roman"/>
                <w:b/>
                <w:bCs/>
                <w:color w:val="FFFFFF"/>
              </w:rPr>
            </w:pPr>
            <w:ins w:id="1170" w:author="Nicole Fich" w:date="2018-09-11T14:03:00Z">
              <w:r w:rsidRPr="00021248">
                <w:rPr>
                  <w:rFonts w:ascii="Calibri" w:eastAsia="Times New Roman" w:hAnsi="Calibri" w:cs="Times New Roman"/>
                  <w:b/>
                  <w:bCs/>
                  <w:color w:val="FFFFFF"/>
                </w:rPr>
                <w:t>Legal Entity</w:t>
              </w:r>
            </w:ins>
          </w:p>
        </w:tc>
        <w:tc>
          <w:tcPr>
            <w:tcW w:w="7000" w:type="dxa"/>
            <w:gridSpan w:val="3"/>
            <w:tcBorders>
              <w:top w:val="single" w:sz="4" w:space="0" w:color="auto"/>
              <w:left w:val="nil"/>
              <w:bottom w:val="single" w:sz="4" w:space="0" w:color="auto"/>
              <w:right w:val="single" w:sz="4" w:space="0" w:color="auto"/>
            </w:tcBorders>
            <w:shd w:val="clear" w:color="000000" w:fill="DDEBF7"/>
            <w:noWrap/>
            <w:vAlign w:val="bottom"/>
            <w:hideMark/>
          </w:tcPr>
          <w:p w14:paraId="3F4A865A" w14:textId="77777777" w:rsidR="00021248" w:rsidRPr="00021248" w:rsidRDefault="00021248" w:rsidP="00021248">
            <w:pPr>
              <w:spacing w:after="0" w:line="240" w:lineRule="auto"/>
              <w:jc w:val="center"/>
              <w:rPr>
                <w:ins w:id="1171" w:author="Nicole Fich" w:date="2018-09-11T14:03:00Z"/>
                <w:rFonts w:ascii="Calibri" w:eastAsia="Times New Roman" w:hAnsi="Calibri" w:cs="Times New Roman"/>
                <w:b/>
                <w:bCs/>
                <w:color w:val="000000"/>
              </w:rPr>
            </w:pPr>
            <w:ins w:id="1172" w:author="Nicole Fich" w:date="2018-09-11T14:03:00Z">
              <w:r w:rsidRPr="00021248">
                <w:rPr>
                  <w:rFonts w:ascii="Calibri" w:eastAsia="Times New Roman" w:hAnsi="Calibri" w:cs="Times New Roman"/>
                  <w:b/>
                  <w:bCs/>
                  <w:color w:val="000000"/>
                </w:rPr>
                <w:t>Contact Person 1</w:t>
              </w:r>
            </w:ins>
          </w:p>
        </w:tc>
      </w:tr>
      <w:tr w:rsidR="00021248" w:rsidRPr="00021248" w14:paraId="466AF279" w14:textId="77777777" w:rsidTr="00021248">
        <w:trPr>
          <w:trHeight w:val="315"/>
          <w:ins w:id="1173" w:author="Nicole Fich" w:date="2018-09-11T14:03:00Z"/>
        </w:trPr>
        <w:tc>
          <w:tcPr>
            <w:tcW w:w="4340" w:type="dxa"/>
            <w:tcBorders>
              <w:top w:val="nil"/>
              <w:left w:val="single" w:sz="4" w:space="0" w:color="auto"/>
              <w:bottom w:val="single" w:sz="8" w:space="0" w:color="auto"/>
              <w:right w:val="single" w:sz="4" w:space="0" w:color="auto"/>
            </w:tcBorders>
            <w:shd w:val="clear" w:color="000000" w:fill="FFFFFF"/>
            <w:noWrap/>
            <w:vAlign w:val="bottom"/>
            <w:hideMark/>
          </w:tcPr>
          <w:p w14:paraId="0BF9382E" w14:textId="77777777" w:rsidR="00021248" w:rsidRPr="00021248" w:rsidRDefault="00021248" w:rsidP="00021248">
            <w:pPr>
              <w:spacing w:after="0" w:line="240" w:lineRule="auto"/>
              <w:rPr>
                <w:ins w:id="1174" w:author="Nicole Fich" w:date="2018-09-11T14:03:00Z"/>
                <w:rFonts w:ascii="Calibri" w:eastAsia="Times New Roman" w:hAnsi="Calibri" w:cs="Times New Roman"/>
                <w:i/>
                <w:iCs/>
                <w:color w:val="000000"/>
                <w:sz w:val="20"/>
                <w:szCs w:val="20"/>
              </w:rPr>
            </w:pPr>
            <w:ins w:id="1175" w:author="Nicole Fich" w:date="2018-09-11T14:03:00Z">
              <w:r w:rsidRPr="00021248">
                <w:rPr>
                  <w:rFonts w:ascii="Calibri" w:eastAsia="Times New Roman" w:hAnsi="Calibri" w:cs="Times New Roman"/>
                  <w:i/>
                  <w:iCs/>
                  <w:color w:val="000000"/>
                  <w:sz w:val="20"/>
                  <w:szCs w:val="20"/>
                </w:rPr>
                <w:t>*banking-regulated LE</w:t>
              </w:r>
            </w:ins>
          </w:p>
        </w:tc>
        <w:tc>
          <w:tcPr>
            <w:tcW w:w="849" w:type="dxa"/>
            <w:tcBorders>
              <w:top w:val="nil"/>
              <w:left w:val="nil"/>
              <w:bottom w:val="single" w:sz="8" w:space="0" w:color="auto"/>
              <w:right w:val="single" w:sz="4" w:space="0" w:color="auto"/>
            </w:tcBorders>
            <w:shd w:val="clear" w:color="000000" w:fill="FFFFFF"/>
            <w:noWrap/>
            <w:vAlign w:val="bottom"/>
            <w:hideMark/>
          </w:tcPr>
          <w:p w14:paraId="72ECEC83" w14:textId="77777777" w:rsidR="00021248" w:rsidRPr="00021248" w:rsidRDefault="00021248" w:rsidP="00021248">
            <w:pPr>
              <w:spacing w:after="0" w:line="240" w:lineRule="auto"/>
              <w:rPr>
                <w:ins w:id="1176" w:author="Nicole Fich" w:date="2018-09-11T14:03:00Z"/>
                <w:rFonts w:ascii="Calibri" w:eastAsia="Times New Roman" w:hAnsi="Calibri" w:cs="Times New Roman"/>
                <w:color w:val="000000"/>
              </w:rPr>
            </w:pPr>
            <w:ins w:id="1177" w:author="Nicole Fich" w:date="2018-09-11T14:03:00Z">
              <w:r w:rsidRPr="00021248">
                <w:rPr>
                  <w:rFonts w:ascii="Calibri" w:eastAsia="Times New Roman" w:hAnsi="Calibri" w:cs="Times New Roman"/>
                  <w:color w:val="000000"/>
                </w:rPr>
                <w:t>User ID</w:t>
              </w:r>
            </w:ins>
          </w:p>
        </w:tc>
        <w:tc>
          <w:tcPr>
            <w:tcW w:w="1986" w:type="dxa"/>
            <w:tcBorders>
              <w:top w:val="nil"/>
              <w:left w:val="nil"/>
              <w:bottom w:val="single" w:sz="8" w:space="0" w:color="auto"/>
              <w:right w:val="single" w:sz="4" w:space="0" w:color="auto"/>
            </w:tcBorders>
            <w:shd w:val="clear" w:color="000000" w:fill="FFFFFF"/>
            <w:noWrap/>
            <w:vAlign w:val="bottom"/>
            <w:hideMark/>
          </w:tcPr>
          <w:p w14:paraId="063A5973" w14:textId="77777777" w:rsidR="00021248" w:rsidRPr="00021248" w:rsidRDefault="00021248" w:rsidP="00021248">
            <w:pPr>
              <w:spacing w:after="0" w:line="240" w:lineRule="auto"/>
              <w:rPr>
                <w:ins w:id="1178" w:author="Nicole Fich" w:date="2018-09-11T14:03:00Z"/>
                <w:rFonts w:ascii="Calibri" w:eastAsia="Times New Roman" w:hAnsi="Calibri" w:cs="Times New Roman"/>
                <w:color w:val="000000"/>
              </w:rPr>
            </w:pPr>
            <w:ins w:id="1179" w:author="Nicole Fich" w:date="2018-09-11T14:03:00Z">
              <w:r w:rsidRPr="00021248">
                <w:rPr>
                  <w:rFonts w:ascii="Calibri" w:eastAsia="Times New Roman" w:hAnsi="Calibri" w:cs="Times New Roman"/>
                  <w:color w:val="000000"/>
                </w:rPr>
                <w:t>Name</w:t>
              </w:r>
            </w:ins>
          </w:p>
        </w:tc>
        <w:tc>
          <w:tcPr>
            <w:tcW w:w="4165" w:type="dxa"/>
            <w:tcBorders>
              <w:top w:val="nil"/>
              <w:left w:val="nil"/>
              <w:bottom w:val="single" w:sz="8" w:space="0" w:color="auto"/>
              <w:right w:val="single" w:sz="4" w:space="0" w:color="auto"/>
            </w:tcBorders>
            <w:shd w:val="clear" w:color="000000" w:fill="FFFFFF"/>
            <w:noWrap/>
            <w:vAlign w:val="bottom"/>
            <w:hideMark/>
          </w:tcPr>
          <w:p w14:paraId="07864DFF" w14:textId="77777777" w:rsidR="00021248" w:rsidRPr="00021248" w:rsidRDefault="00021248" w:rsidP="00021248">
            <w:pPr>
              <w:spacing w:after="0" w:line="240" w:lineRule="auto"/>
              <w:rPr>
                <w:ins w:id="1180" w:author="Nicole Fich" w:date="2018-09-11T14:03:00Z"/>
                <w:rFonts w:ascii="Calibri" w:eastAsia="Times New Roman" w:hAnsi="Calibri" w:cs="Times New Roman"/>
                <w:color w:val="000000"/>
              </w:rPr>
            </w:pPr>
            <w:ins w:id="1181" w:author="Nicole Fich" w:date="2018-09-11T14:03:00Z">
              <w:r w:rsidRPr="00021248">
                <w:rPr>
                  <w:rFonts w:ascii="Calibri" w:eastAsia="Times New Roman" w:hAnsi="Calibri" w:cs="Times New Roman"/>
                  <w:color w:val="000000"/>
                </w:rPr>
                <w:t>E-Mail</w:t>
              </w:r>
            </w:ins>
          </w:p>
        </w:tc>
      </w:tr>
      <w:tr w:rsidR="00021248" w:rsidRPr="00021248" w14:paraId="41B316AC" w14:textId="77777777" w:rsidTr="00021248">
        <w:trPr>
          <w:trHeight w:val="300"/>
          <w:ins w:id="1182" w:author="Nicole Fich" w:date="2018-09-11T14:03:00Z"/>
        </w:trPr>
        <w:tc>
          <w:tcPr>
            <w:tcW w:w="4340" w:type="dxa"/>
            <w:tcBorders>
              <w:top w:val="nil"/>
              <w:left w:val="single" w:sz="4" w:space="0" w:color="auto"/>
              <w:bottom w:val="single" w:sz="4" w:space="0" w:color="auto"/>
              <w:right w:val="single" w:sz="4" w:space="0" w:color="auto"/>
            </w:tcBorders>
            <w:shd w:val="clear" w:color="000000" w:fill="FFFFFF"/>
            <w:noWrap/>
            <w:hideMark/>
          </w:tcPr>
          <w:p w14:paraId="0FE4E6B3" w14:textId="77777777" w:rsidR="00021248" w:rsidRPr="00021248" w:rsidRDefault="00021248" w:rsidP="00021248">
            <w:pPr>
              <w:spacing w:after="0" w:line="240" w:lineRule="auto"/>
              <w:rPr>
                <w:ins w:id="1183" w:author="Nicole Fich" w:date="2018-09-11T14:03:00Z"/>
                <w:rFonts w:ascii="Calibri" w:eastAsia="Times New Roman" w:hAnsi="Calibri" w:cs="Times New Roman"/>
                <w:color w:val="000000"/>
              </w:rPr>
            </w:pPr>
            <w:ins w:id="1184" w:author="Nicole Fich" w:date="2018-09-11T14:03:00Z">
              <w:r w:rsidRPr="00021248">
                <w:rPr>
                  <w:rFonts w:ascii="Calibri" w:eastAsia="Times New Roman" w:hAnsi="Calibri" w:cs="Times New Roman"/>
                  <w:color w:val="000000"/>
                </w:rPr>
                <w:t>Clearstream Banking AG (Frankfurt)</w:t>
              </w:r>
            </w:ins>
          </w:p>
        </w:tc>
        <w:tc>
          <w:tcPr>
            <w:tcW w:w="849" w:type="dxa"/>
            <w:tcBorders>
              <w:top w:val="nil"/>
              <w:left w:val="nil"/>
              <w:bottom w:val="single" w:sz="4" w:space="0" w:color="auto"/>
              <w:right w:val="single" w:sz="4" w:space="0" w:color="auto"/>
            </w:tcBorders>
            <w:shd w:val="clear" w:color="000000" w:fill="FFFFFF"/>
            <w:noWrap/>
            <w:hideMark/>
          </w:tcPr>
          <w:p w14:paraId="5B73133A" w14:textId="77777777" w:rsidR="00021248" w:rsidRPr="00021248" w:rsidRDefault="00021248" w:rsidP="00021248">
            <w:pPr>
              <w:spacing w:after="0" w:line="240" w:lineRule="auto"/>
              <w:rPr>
                <w:ins w:id="1185" w:author="Nicole Fich" w:date="2018-09-11T14:03:00Z"/>
                <w:rFonts w:ascii="Calibri" w:eastAsia="Times New Roman" w:hAnsi="Calibri" w:cs="Times New Roman"/>
                <w:color w:val="000000"/>
              </w:rPr>
            </w:pPr>
            <w:ins w:id="1186" w:author="Nicole Fich" w:date="2018-09-11T14:03:00Z">
              <w:r w:rsidRPr="00021248">
                <w:rPr>
                  <w:rFonts w:ascii="Calibri" w:eastAsia="Times New Roman" w:hAnsi="Calibri" w:cs="Times New Roman"/>
                  <w:color w:val="000000"/>
                </w:rPr>
                <w:t> </w:t>
              </w:r>
            </w:ins>
          </w:p>
        </w:tc>
        <w:tc>
          <w:tcPr>
            <w:tcW w:w="1986" w:type="dxa"/>
            <w:tcBorders>
              <w:top w:val="nil"/>
              <w:left w:val="nil"/>
              <w:bottom w:val="single" w:sz="4" w:space="0" w:color="auto"/>
              <w:right w:val="single" w:sz="4" w:space="0" w:color="auto"/>
            </w:tcBorders>
            <w:shd w:val="clear" w:color="000000" w:fill="FFFFFF"/>
            <w:noWrap/>
            <w:hideMark/>
          </w:tcPr>
          <w:p w14:paraId="68B58CBB" w14:textId="77777777" w:rsidR="00021248" w:rsidRPr="00021248" w:rsidRDefault="00021248" w:rsidP="00021248">
            <w:pPr>
              <w:spacing w:after="0" w:line="240" w:lineRule="auto"/>
              <w:rPr>
                <w:ins w:id="1187" w:author="Nicole Fich" w:date="2018-09-11T14:03:00Z"/>
                <w:rFonts w:ascii="Calibri" w:eastAsia="Times New Roman" w:hAnsi="Calibri" w:cs="Times New Roman"/>
                <w:color w:val="000000"/>
              </w:rPr>
            </w:pPr>
            <w:ins w:id="1188" w:author="Nicole Fich" w:date="2018-09-11T14:03:00Z">
              <w:r w:rsidRPr="00021248">
                <w:rPr>
                  <w:rFonts w:ascii="Calibri" w:eastAsia="Times New Roman" w:hAnsi="Calibri" w:cs="Times New Roman"/>
                  <w:color w:val="000000"/>
                </w:rPr>
                <w:t>Volker Riebesell</w:t>
              </w:r>
            </w:ins>
          </w:p>
        </w:tc>
        <w:tc>
          <w:tcPr>
            <w:tcW w:w="4165" w:type="dxa"/>
            <w:tcBorders>
              <w:top w:val="nil"/>
              <w:left w:val="nil"/>
              <w:bottom w:val="single" w:sz="4" w:space="0" w:color="auto"/>
              <w:right w:val="single" w:sz="4" w:space="0" w:color="auto"/>
            </w:tcBorders>
            <w:shd w:val="clear" w:color="000000" w:fill="FFFFFF"/>
            <w:noWrap/>
            <w:hideMark/>
          </w:tcPr>
          <w:p w14:paraId="17E4DB05" w14:textId="77777777" w:rsidR="00021248" w:rsidRPr="00021248" w:rsidRDefault="00021248" w:rsidP="00021248">
            <w:pPr>
              <w:spacing w:after="0" w:line="240" w:lineRule="auto"/>
              <w:rPr>
                <w:ins w:id="1189" w:author="Nicole Fich" w:date="2018-09-11T14:03:00Z"/>
                <w:rFonts w:ascii="Calibri" w:eastAsia="Times New Roman" w:hAnsi="Calibri" w:cs="Times New Roman"/>
                <w:color w:val="0563C1"/>
                <w:u w:val="single"/>
              </w:rPr>
            </w:pPr>
            <w:ins w:id="1190" w:author="Nicole Fich" w:date="2018-09-11T14:03:00Z">
              <w:r w:rsidRPr="00021248">
                <w:rPr>
                  <w:rFonts w:ascii="Calibri" w:eastAsia="Times New Roman" w:hAnsi="Calibri" w:cs="Times New Roman"/>
                  <w:color w:val="0563C1"/>
                  <w:u w:val="single"/>
                </w:rPr>
                <w:fldChar w:fldCharType="begin"/>
              </w:r>
              <w:r w:rsidRPr="00021248">
                <w:rPr>
                  <w:rFonts w:ascii="Calibri" w:eastAsia="Times New Roman" w:hAnsi="Calibri" w:cs="Times New Roman"/>
                  <w:color w:val="0563C1"/>
                  <w:u w:val="single"/>
                </w:rPr>
                <w:instrText xml:space="preserve"> HYPERLINK "mailto:volker.riebesell@clearstream.com" </w:instrText>
              </w:r>
              <w:r w:rsidRPr="00021248">
                <w:rPr>
                  <w:rFonts w:ascii="Calibri" w:eastAsia="Times New Roman" w:hAnsi="Calibri" w:cs="Times New Roman"/>
                  <w:color w:val="0563C1"/>
                  <w:u w:val="single"/>
                </w:rPr>
                <w:fldChar w:fldCharType="separate"/>
              </w:r>
              <w:r w:rsidRPr="00021248">
                <w:rPr>
                  <w:rFonts w:ascii="Calibri" w:eastAsia="Times New Roman" w:hAnsi="Calibri" w:cs="Times New Roman"/>
                  <w:color w:val="0563C1"/>
                  <w:u w:val="single"/>
                </w:rPr>
                <w:t>volker.riebesell@clearstream.com</w:t>
              </w:r>
              <w:r w:rsidRPr="00021248">
                <w:rPr>
                  <w:rFonts w:ascii="Calibri" w:eastAsia="Times New Roman" w:hAnsi="Calibri" w:cs="Times New Roman"/>
                  <w:color w:val="0563C1"/>
                  <w:u w:val="single"/>
                </w:rPr>
                <w:fldChar w:fldCharType="end"/>
              </w:r>
            </w:ins>
          </w:p>
        </w:tc>
      </w:tr>
      <w:tr w:rsidR="00021248" w:rsidRPr="00021248" w14:paraId="2C653EFE" w14:textId="77777777" w:rsidTr="00021248">
        <w:trPr>
          <w:trHeight w:val="300"/>
          <w:ins w:id="1191" w:author="Nicole Fich" w:date="2018-09-11T14:03:00Z"/>
        </w:trPr>
        <w:tc>
          <w:tcPr>
            <w:tcW w:w="4340" w:type="dxa"/>
            <w:tcBorders>
              <w:top w:val="nil"/>
              <w:left w:val="single" w:sz="4" w:space="0" w:color="auto"/>
              <w:bottom w:val="single" w:sz="4" w:space="0" w:color="auto"/>
              <w:right w:val="single" w:sz="4" w:space="0" w:color="auto"/>
            </w:tcBorders>
            <w:shd w:val="clear" w:color="000000" w:fill="FFFFFF"/>
            <w:noWrap/>
            <w:hideMark/>
          </w:tcPr>
          <w:p w14:paraId="0E79A5BF" w14:textId="77777777" w:rsidR="00021248" w:rsidRPr="00021248" w:rsidRDefault="00021248" w:rsidP="00021248">
            <w:pPr>
              <w:spacing w:after="0" w:line="240" w:lineRule="auto"/>
              <w:rPr>
                <w:ins w:id="1192" w:author="Nicole Fich" w:date="2018-09-11T14:03:00Z"/>
                <w:rFonts w:ascii="Calibri" w:eastAsia="Times New Roman" w:hAnsi="Calibri" w:cs="Times New Roman"/>
                <w:color w:val="000000"/>
              </w:rPr>
            </w:pPr>
            <w:ins w:id="1193" w:author="Nicole Fich" w:date="2018-09-11T14:03:00Z">
              <w:r w:rsidRPr="00021248">
                <w:rPr>
                  <w:rFonts w:ascii="Calibri" w:eastAsia="Times New Roman" w:hAnsi="Calibri" w:cs="Times New Roman"/>
                  <w:color w:val="000000"/>
                </w:rPr>
                <w:t>Clearstream Banking S.A. (Luxembourg)</w:t>
              </w:r>
            </w:ins>
          </w:p>
        </w:tc>
        <w:tc>
          <w:tcPr>
            <w:tcW w:w="849" w:type="dxa"/>
            <w:tcBorders>
              <w:top w:val="nil"/>
              <w:left w:val="nil"/>
              <w:bottom w:val="single" w:sz="4" w:space="0" w:color="auto"/>
              <w:right w:val="single" w:sz="4" w:space="0" w:color="auto"/>
            </w:tcBorders>
            <w:shd w:val="clear" w:color="000000" w:fill="FFFFFF"/>
            <w:noWrap/>
            <w:hideMark/>
          </w:tcPr>
          <w:p w14:paraId="6BD83B05" w14:textId="77777777" w:rsidR="00021248" w:rsidRPr="00021248" w:rsidRDefault="00021248" w:rsidP="00021248">
            <w:pPr>
              <w:spacing w:after="0" w:line="240" w:lineRule="auto"/>
              <w:rPr>
                <w:ins w:id="1194" w:author="Nicole Fich" w:date="2018-09-11T14:03:00Z"/>
                <w:rFonts w:ascii="Calibri" w:eastAsia="Times New Roman" w:hAnsi="Calibri" w:cs="Times New Roman"/>
                <w:color w:val="000000"/>
              </w:rPr>
            </w:pPr>
            <w:ins w:id="1195" w:author="Nicole Fich" w:date="2018-09-11T14:03:00Z">
              <w:r w:rsidRPr="00021248">
                <w:rPr>
                  <w:rFonts w:ascii="Calibri" w:eastAsia="Times New Roman" w:hAnsi="Calibri" w:cs="Times New Roman"/>
                  <w:color w:val="000000"/>
                </w:rPr>
                <w:t> </w:t>
              </w:r>
            </w:ins>
          </w:p>
        </w:tc>
        <w:tc>
          <w:tcPr>
            <w:tcW w:w="1986" w:type="dxa"/>
            <w:tcBorders>
              <w:top w:val="nil"/>
              <w:left w:val="nil"/>
              <w:bottom w:val="single" w:sz="4" w:space="0" w:color="auto"/>
              <w:right w:val="single" w:sz="4" w:space="0" w:color="auto"/>
            </w:tcBorders>
            <w:shd w:val="clear" w:color="000000" w:fill="FFFFFF"/>
            <w:noWrap/>
            <w:hideMark/>
          </w:tcPr>
          <w:p w14:paraId="615D1637" w14:textId="77777777" w:rsidR="00021248" w:rsidRPr="00021248" w:rsidRDefault="00021248" w:rsidP="00021248">
            <w:pPr>
              <w:spacing w:after="0" w:line="240" w:lineRule="auto"/>
              <w:rPr>
                <w:ins w:id="1196" w:author="Nicole Fich" w:date="2018-09-11T14:03:00Z"/>
                <w:rFonts w:ascii="Calibri" w:eastAsia="Times New Roman" w:hAnsi="Calibri" w:cs="Times New Roman"/>
                <w:color w:val="000000"/>
              </w:rPr>
            </w:pPr>
            <w:ins w:id="1197" w:author="Nicole Fich" w:date="2018-09-11T14:03:00Z">
              <w:r w:rsidRPr="00021248">
                <w:rPr>
                  <w:rFonts w:ascii="Calibri" w:eastAsia="Times New Roman" w:hAnsi="Calibri" w:cs="Times New Roman"/>
                  <w:color w:val="000000"/>
                </w:rPr>
                <w:t> </w:t>
              </w:r>
            </w:ins>
          </w:p>
        </w:tc>
        <w:tc>
          <w:tcPr>
            <w:tcW w:w="4165" w:type="dxa"/>
            <w:tcBorders>
              <w:top w:val="nil"/>
              <w:left w:val="nil"/>
              <w:bottom w:val="single" w:sz="4" w:space="0" w:color="auto"/>
              <w:right w:val="single" w:sz="4" w:space="0" w:color="auto"/>
            </w:tcBorders>
            <w:shd w:val="clear" w:color="000000" w:fill="FFFFFF"/>
            <w:noWrap/>
            <w:hideMark/>
          </w:tcPr>
          <w:p w14:paraId="4B2A2F4B" w14:textId="77777777" w:rsidR="00021248" w:rsidRPr="00021248" w:rsidRDefault="00021248" w:rsidP="00021248">
            <w:pPr>
              <w:spacing w:after="0" w:line="240" w:lineRule="auto"/>
              <w:rPr>
                <w:ins w:id="1198" w:author="Nicole Fich" w:date="2018-09-11T14:03:00Z"/>
                <w:rFonts w:ascii="Calibri" w:eastAsia="Times New Roman" w:hAnsi="Calibri" w:cs="Times New Roman"/>
                <w:color w:val="000000"/>
              </w:rPr>
            </w:pPr>
            <w:ins w:id="1199" w:author="Nicole Fich" w:date="2018-09-11T14:03:00Z">
              <w:r w:rsidRPr="00021248">
                <w:rPr>
                  <w:rFonts w:ascii="Calibri" w:eastAsia="Times New Roman" w:hAnsi="Calibri" w:cs="Times New Roman"/>
                  <w:color w:val="000000"/>
                </w:rPr>
                <w:t> </w:t>
              </w:r>
            </w:ins>
          </w:p>
        </w:tc>
      </w:tr>
      <w:tr w:rsidR="00021248" w:rsidRPr="00021248" w14:paraId="5A52FE44" w14:textId="77777777" w:rsidTr="00021248">
        <w:trPr>
          <w:trHeight w:val="300"/>
          <w:ins w:id="1200" w:author="Nicole Fich" w:date="2018-09-11T14:03:00Z"/>
        </w:trPr>
        <w:tc>
          <w:tcPr>
            <w:tcW w:w="4340" w:type="dxa"/>
            <w:tcBorders>
              <w:top w:val="nil"/>
              <w:left w:val="single" w:sz="4" w:space="0" w:color="auto"/>
              <w:bottom w:val="single" w:sz="4" w:space="0" w:color="auto"/>
              <w:right w:val="single" w:sz="4" w:space="0" w:color="auto"/>
            </w:tcBorders>
            <w:shd w:val="clear" w:color="000000" w:fill="FFFFFF"/>
            <w:noWrap/>
            <w:hideMark/>
          </w:tcPr>
          <w:p w14:paraId="432E5B95" w14:textId="77777777" w:rsidR="00021248" w:rsidRPr="00021248" w:rsidRDefault="00021248" w:rsidP="00021248">
            <w:pPr>
              <w:spacing w:after="0" w:line="240" w:lineRule="auto"/>
              <w:rPr>
                <w:ins w:id="1201" w:author="Nicole Fich" w:date="2018-09-11T14:03:00Z"/>
                <w:rFonts w:ascii="Calibri" w:eastAsia="Times New Roman" w:hAnsi="Calibri" w:cs="Times New Roman"/>
                <w:color w:val="000000"/>
              </w:rPr>
            </w:pPr>
            <w:ins w:id="1202" w:author="Nicole Fich" w:date="2018-09-11T14:03:00Z">
              <w:r w:rsidRPr="00021248">
                <w:rPr>
                  <w:rFonts w:ascii="Calibri" w:eastAsia="Times New Roman" w:hAnsi="Calibri" w:cs="Times New Roman"/>
                  <w:color w:val="000000"/>
                </w:rPr>
                <w:t>Eurex Clearing AG</w:t>
              </w:r>
            </w:ins>
          </w:p>
        </w:tc>
        <w:tc>
          <w:tcPr>
            <w:tcW w:w="849" w:type="dxa"/>
            <w:tcBorders>
              <w:top w:val="nil"/>
              <w:left w:val="nil"/>
              <w:bottom w:val="single" w:sz="4" w:space="0" w:color="auto"/>
              <w:right w:val="single" w:sz="4" w:space="0" w:color="auto"/>
            </w:tcBorders>
            <w:shd w:val="clear" w:color="000000" w:fill="FFFFFF"/>
            <w:noWrap/>
            <w:hideMark/>
          </w:tcPr>
          <w:p w14:paraId="647C3DA4" w14:textId="77777777" w:rsidR="00021248" w:rsidRPr="00021248" w:rsidRDefault="00021248" w:rsidP="00021248">
            <w:pPr>
              <w:spacing w:after="0" w:line="240" w:lineRule="auto"/>
              <w:rPr>
                <w:ins w:id="1203" w:author="Nicole Fich" w:date="2018-09-11T14:03:00Z"/>
                <w:rFonts w:ascii="Calibri" w:eastAsia="Times New Roman" w:hAnsi="Calibri" w:cs="Times New Roman"/>
                <w:color w:val="000000"/>
              </w:rPr>
            </w:pPr>
            <w:ins w:id="1204" w:author="Nicole Fich" w:date="2018-09-11T14:03:00Z">
              <w:r w:rsidRPr="00021248">
                <w:rPr>
                  <w:rFonts w:ascii="Calibri" w:eastAsia="Times New Roman" w:hAnsi="Calibri" w:cs="Times New Roman"/>
                  <w:color w:val="000000"/>
                </w:rPr>
                <w:t> </w:t>
              </w:r>
            </w:ins>
          </w:p>
        </w:tc>
        <w:tc>
          <w:tcPr>
            <w:tcW w:w="1986" w:type="dxa"/>
            <w:tcBorders>
              <w:top w:val="nil"/>
              <w:left w:val="nil"/>
              <w:bottom w:val="single" w:sz="4" w:space="0" w:color="auto"/>
              <w:right w:val="single" w:sz="4" w:space="0" w:color="auto"/>
            </w:tcBorders>
            <w:shd w:val="clear" w:color="000000" w:fill="FFFFFF"/>
            <w:noWrap/>
            <w:hideMark/>
          </w:tcPr>
          <w:p w14:paraId="0D55A69B" w14:textId="77777777" w:rsidR="00021248" w:rsidRPr="00021248" w:rsidRDefault="00021248" w:rsidP="00021248">
            <w:pPr>
              <w:spacing w:after="0" w:line="240" w:lineRule="auto"/>
              <w:rPr>
                <w:ins w:id="1205" w:author="Nicole Fich" w:date="2018-09-11T14:03:00Z"/>
                <w:rFonts w:ascii="Calibri" w:eastAsia="Times New Roman" w:hAnsi="Calibri" w:cs="Times New Roman"/>
                <w:color w:val="000000"/>
              </w:rPr>
            </w:pPr>
            <w:ins w:id="1206" w:author="Nicole Fich" w:date="2018-09-11T14:03:00Z">
              <w:r w:rsidRPr="00021248">
                <w:rPr>
                  <w:rFonts w:ascii="Calibri" w:eastAsia="Times New Roman" w:hAnsi="Calibri" w:cs="Times New Roman"/>
                  <w:color w:val="000000"/>
                </w:rPr>
                <w:t>Thomas Wahl</w:t>
              </w:r>
            </w:ins>
          </w:p>
        </w:tc>
        <w:tc>
          <w:tcPr>
            <w:tcW w:w="4165" w:type="dxa"/>
            <w:tcBorders>
              <w:top w:val="nil"/>
              <w:left w:val="nil"/>
              <w:bottom w:val="single" w:sz="4" w:space="0" w:color="auto"/>
              <w:right w:val="single" w:sz="4" w:space="0" w:color="auto"/>
            </w:tcBorders>
            <w:shd w:val="clear" w:color="000000" w:fill="FFFFFF"/>
            <w:noWrap/>
            <w:hideMark/>
          </w:tcPr>
          <w:p w14:paraId="29E53C9C" w14:textId="77777777" w:rsidR="00021248" w:rsidRPr="00021248" w:rsidRDefault="00021248" w:rsidP="00021248">
            <w:pPr>
              <w:spacing w:after="0" w:line="240" w:lineRule="auto"/>
              <w:rPr>
                <w:ins w:id="1207" w:author="Nicole Fich" w:date="2018-09-11T14:03:00Z"/>
                <w:rFonts w:ascii="Calibri" w:eastAsia="Times New Roman" w:hAnsi="Calibri" w:cs="Times New Roman"/>
                <w:color w:val="0563C1"/>
                <w:u w:val="single"/>
              </w:rPr>
            </w:pPr>
            <w:ins w:id="1208" w:author="Nicole Fich" w:date="2018-09-11T14:03:00Z">
              <w:r w:rsidRPr="00021248">
                <w:rPr>
                  <w:rFonts w:ascii="Calibri" w:eastAsia="Times New Roman" w:hAnsi="Calibri" w:cs="Times New Roman"/>
                  <w:color w:val="0563C1"/>
                  <w:u w:val="single"/>
                </w:rPr>
                <w:fldChar w:fldCharType="begin"/>
              </w:r>
              <w:r w:rsidRPr="00021248">
                <w:rPr>
                  <w:rFonts w:ascii="Calibri" w:eastAsia="Times New Roman" w:hAnsi="Calibri" w:cs="Times New Roman"/>
                  <w:color w:val="0563C1"/>
                  <w:u w:val="single"/>
                </w:rPr>
                <w:instrText xml:space="preserve"> HYPERLINK "mailto:thomas.wahl@eurexclearing.com" </w:instrText>
              </w:r>
              <w:r w:rsidRPr="00021248">
                <w:rPr>
                  <w:rFonts w:ascii="Calibri" w:eastAsia="Times New Roman" w:hAnsi="Calibri" w:cs="Times New Roman"/>
                  <w:color w:val="0563C1"/>
                  <w:u w:val="single"/>
                </w:rPr>
                <w:fldChar w:fldCharType="separate"/>
              </w:r>
              <w:r w:rsidRPr="00021248">
                <w:rPr>
                  <w:rFonts w:ascii="Calibri" w:eastAsia="Times New Roman" w:hAnsi="Calibri" w:cs="Times New Roman"/>
                  <w:color w:val="0563C1"/>
                  <w:u w:val="single"/>
                </w:rPr>
                <w:t>thomas.wahl@eurexclearing.com</w:t>
              </w:r>
              <w:r w:rsidRPr="00021248">
                <w:rPr>
                  <w:rFonts w:ascii="Calibri" w:eastAsia="Times New Roman" w:hAnsi="Calibri" w:cs="Times New Roman"/>
                  <w:color w:val="0563C1"/>
                  <w:u w:val="single"/>
                </w:rPr>
                <w:fldChar w:fldCharType="end"/>
              </w:r>
            </w:ins>
          </w:p>
        </w:tc>
      </w:tr>
      <w:tr w:rsidR="00021248" w:rsidRPr="00021248" w14:paraId="091A7094" w14:textId="77777777" w:rsidTr="00021248">
        <w:trPr>
          <w:trHeight w:val="300"/>
          <w:ins w:id="1209" w:author="Nicole Fich" w:date="2018-09-11T14:03:00Z"/>
        </w:trPr>
        <w:tc>
          <w:tcPr>
            <w:tcW w:w="4340" w:type="dxa"/>
            <w:tcBorders>
              <w:top w:val="nil"/>
              <w:left w:val="single" w:sz="4" w:space="0" w:color="auto"/>
              <w:bottom w:val="single" w:sz="4" w:space="0" w:color="auto"/>
              <w:right w:val="single" w:sz="4" w:space="0" w:color="auto"/>
            </w:tcBorders>
            <w:shd w:val="clear" w:color="000000" w:fill="FFFFFF"/>
            <w:noWrap/>
            <w:hideMark/>
          </w:tcPr>
          <w:p w14:paraId="3CF16F7D" w14:textId="77777777" w:rsidR="00021248" w:rsidRPr="00021248" w:rsidRDefault="00021248" w:rsidP="00021248">
            <w:pPr>
              <w:spacing w:after="0" w:line="240" w:lineRule="auto"/>
              <w:rPr>
                <w:ins w:id="1210" w:author="Nicole Fich" w:date="2018-09-11T14:03:00Z"/>
                <w:rFonts w:ascii="Calibri" w:eastAsia="Times New Roman" w:hAnsi="Calibri" w:cs="Times New Roman"/>
                <w:color w:val="000000"/>
              </w:rPr>
            </w:pPr>
            <w:ins w:id="1211" w:author="Nicole Fich" w:date="2018-09-11T14:03:00Z">
              <w:r w:rsidRPr="00021248">
                <w:rPr>
                  <w:rFonts w:ascii="Calibri" w:eastAsia="Times New Roman" w:hAnsi="Calibri" w:cs="Times New Roman"/>
                  <w:color w:val="000000"/>
                </w:rPr>
                <w:t>Eurex Frankfurt AG</w:t>
              </w:r>
            </w:ins>
          </w:p>
        </w:tc>
        <w:tc>
          <w:tcPr>
            <w:tcW w:w="849" w:type="dxa"/>
            <w:tcBorders>
              <w:top w:val="nil"/>
              <w:left w:val="nil"/>
              <w:bottom w:val="single" w:sz="4" w:space="0" w:color="auto"/>
              <w:right w:val="single" w:sz="4" w:space="0" w:color="auto"/>
            </w:tcBorders>
            <w:shd w:val="clear" w:color="000000" w:fill="FFFFFF"/>
            <w:noWrap/>
            <w:hideMark/>
          </w:tcPr>
          <w:p w14:paraId="154EE0C2" w14:textId="77777777" w:rsidR="00021248" w:rsidRPr="00021248" w:rsidRDefault="00021248" w:rsidP="00021248">
            <w:pPr>
              <w:spacing w:after="0" w:line="240" w:lineRule="auto"/>
              <w:rPr>
                <w:ins w:id="1212" w:author="Nicole Fich" w:date="2018-09-11T14:03:00Z"/>
                <w:rFonts w:ascii="Calibri" w:eastAsia="Times New Roman" w:hAnsi="Calibri" w:cs="Times New Roman"/>
                <w:color w:val="000000"/>
              </w:rPr>
            </w:pPr>
            <w:ins w:id="1213" w:author="Nicole Fich" w:date="2018-09-11T14:03:00Z">
              <w:r w:rsidRPr="00021248">
                <w:rPr>
                  <w:rFonts w:ascii="Calibri" w:eastAsia="Times New Roman" w:hAnsi="Calibri" w:cs="Times New Roman"/>
                  <w:color w:val="000000"/>
                </w:rPr>
                <w:t> </w:t>
              </w:r>
            </w:ins>
          </w:p>
        </w:tc>
        <w:tc>
          <w:tcPr>
            <w:tcW w:w="1986" w:type="dxa"/>
            <w:tcBorders>
              <w:top w:val="nil"/>
              <w:left w:val="nil"/>
              <w:bottom w:val="single" w:sz="4" w:space="0" w:color="auto"/>
              <w:right w:val="single" w:sz="4" w:space="0" w:color="auto"/>
            </w:tcBorders>
            <w:shd w:val="clear" w:color="000000" w:fill="FFFFFF"/>
            <w:noWrap/>
            <w:hideMark/>
          </w:tcPr>
          <w:p w14:paraId="0E113DDC" w14:textId="77777777" w:rsidR="00021248" w:rsidRPr="00021248" w:rsidRDefault="00021248" w:rsidP="00021248">
            <w:pPr>
              <w:spacing w:after="0" w:line="240" w:lineRule="auto"/>
              <w:rPr>
                <w:ins w:id="1214" w:author="Nicole Fich" w:date="2018-09-11T14:03:00Z"/>
                <w:rFonts w:ascii="Calibri" w:eastAsia="Times New Roman" w:hAnsi="Calibri" w:cs="Times New Roman"/>
                <w:color w:val="000000"/>
              </w:rPr>
            </w:pPr>
            <w:ins w:id="1215" w:author="Nicole Fich" w:date="2018-09-11T14:03:00Z">
              <w:r w:rsidRPr="00021248">
                <w:rPr>
                  <w:rFonts w:ascii="Calibri" w:eastAsia="Times New Roman" w:hAnsi="Calibri" w:cs="Times New Roman"/>
                  <w:color w:val="000000"/>
                </w:rPr>
                <w:t>Wolfgang Eholzer</w:t>
              </w:r>
            </w:ins>
          </w:p>
        </w:tc>
        <w:tc>
          <w:tcPr>
            <w:tcW w:w="4165" w:type="dxa"/>
            <w:tcBorders>
              <w:top w:val="nil"/>
              <w:left w:val="nil"/>
              <w:bottom w:val="single" w:sz="4" w:space="0" w:color="auto"/>
              <w:right w:val="single" w:sz="4" w:space="0" w:color="auto"/>
            </w:tcBorders>
            <w:shd w:val="clear" w:color="000000" w:fill="FFFFFF"/>
            <w:noWrap/>
            <w:hideMark/>
          </w:tcPr>
          <w:p w14:paraId="467ECA0F" w14:textId="77777777" w:rsidR="00021248" w:rsidRPr="00021248" w:rsidRDefault="00021248" w:rsidP="00021248">
            <w:pPr>
              <w:spacing w:after="0" w:line="240" w:lineRule="auto"/>
              <w:rPr>
                <w:ins w:id="1216" w:author="Nicole Fich" w:date="2018-09-11T14:03:00Z"/>
                <w:rFonts w:ascii="Calibri" w:eastAsia="Times New Roman" w:hAnsi="Calibri" w:cs="Times New Roman"/>
                <w:color w:val="0563C1"/>
                <w:u w:val="single"/>
              </w:rPr>
            </w:pPr>
            <w:ins w:id="1217" w:author="Nicole Fich" w:date="2018-09-11T14:03:00Z">
              <w:r w:rsidRPr="00021248">
                <w:rPr>
                  <w:rFonts w:ascii="Calibri" w:eastAsia="Times New Roman" w:hAnsi="Calibri" w:cs="Times New Roman"/>
                  <w:color w:val="0563C1"/>
                  <w:u w:val="single"/>
                </w:rPr>
                <w:fldChar w:fldCharType="begin"/>
              </w:r>
              <w:r w:rsidRPr="00021248">
                <w:rPr>
                  <w:rFonts w:ascii="Calibri" w:eastAsia="Times New Roman" w:hAnsi="Calibri" w:cs="Times New Roman"/>
                  <w:color w:val="0563C1"/>
                  <w:u w:val="single"/>
                </w:rPr>
                <w:instrText xml:space="preserve"> HYPERLINK "mailto:wolfgang.eholzer@eurexchange.com" </w:instrText>
              </w:r>
              <w:r w:rsidRPr="00021248">
                <w:rPr>
                  <w:rFonts w:ascii="Calibri" w:eastAsia="Times New Roman" w:hAnsi="Calibri" w:cs="Times New Roman"/>
                  <w:color w:val="0563C1"/>
                  <w:u w:val="single"/>
                </w:rPr>
                <w:fldChar w:fldCharType="separate"/>
              </w:r>
              <w:r w:rsidRPr="00021248">
                <w:rPr>
                  <w:rFonts w:ascii="Calibri" w:eastAsia="Times New Roman" w:hAnsi="Calibri" w:cs="Times New Roman"/>
                  <w:color w:val="0563C1"/>
                  <w:u w:val="single"/>
                </w:rPr>
                <w:t>wolfgang.eholzer@eurexchange.com</w:t>
              </w:r>
              <w:r w:rsidRPr="00021248">
                <w:rPr>
                  <w:rFonts w:ascii="Calibri" w:eastAsia="Times New Roman" w:hAnsi="Calibri" w:cs="Times New Roman"/>
                  <w:color w:val="0563C1"/>
                  <w:u w:val="single"/>
                </w:rPr>
                <w:fldChar w:fldCharType="end"/>
              </w:r>
            </w:ins>
          </w:p>
        </w:tc>
      </w:tr>
      <w:tr w:rsidR="00021248" w:rsidRPr="00021248" w14:paraId="629710E4" w14:textId="77777777" w:rsidTr="00021248">
        <w:trPr>
          <w:trHeight w:val="300"/>
          <w:ins w:id="1218" w:author="Nicole Fich" w:date="2018-09-11T14:03:00Z"/>
        </w:trPr>
        <w:tc>
          <w:tcPr>
            <w:tcW w:w="4340" w:type="dxa"/>
            <w:tcBorders>
              <w:top w:val="nil"/>
              <w:left w:val="single" w:sz="4" w:space="0" w:color="auto"/>
              <w:bottom w:val="single" w:sz="4" w:space="0" w:color="auto"/>
              <w:right w:val="single" w:sz="4" w:space="0" w:color="auto"/>
            </w:tcBorders>
            <w:shd w:val="clear" w:color="000000" w:fill="FFFFFF"/>
            <w:noWrap/>
            <w:hideMark/>
          </w:tcPr>
          <w:p w14:paraId="565D8A0C" w14:textId="77777777" w:rsidR="00021248" w:rsidRPr="00021248" w:rsidRDefault="00021248" w:rsidP="00021248">
            <w:pPr>
              <w:spacing w:after="0" w:line="240" w:lineRule="auto"/>
              <w:rPr>
                <w:ins w:id="1219" w:author="Nicole Fich" w:date="2018-09-11T14:03:00Z"/>
                <w:rFonts w:ascii="Calibri" w:eastAsia="Times New Roman" w:hAnsi="Calibri" w:cs="Times New Roman"/>
                <w:color w:val="000000"/>
              </w:rPr>
            </w:pPr>
            <w:ins w:id="1220" w:author="Nicole Fich" w:date="2018-09-11T14:03:00Z">
              <w:r w:rsidRPr="00021248">
                <w:rPr>
                  <w:rFonts w:ascii="Calibri" w:eastAsia="Times New Roman" w:hAnsi="Calibri" w:cs="Times New Roman"/>
                  <w:color w:val="000000"/>
                </w:rPr>
                <w:t>Lux CSD</w:t>
              </w:r>
            </w:ins>
          </w:p>
        </w:tc>
        <w:tc>
          <w:tcPr>
            <w:tcW w:w="849" w:type="dxa"/>
            <w:tcBorders>
              <w:top w:val="nil"/>
              <w:left w:val="nil"/>
              <w:bottom w:val="single" w:sz="4" w:space="0" w:color="auto"/>
              <w:right w:val="single" w:sz="4" w:space="0" w:color="auto"/>
            </w:tcBorders>
            <w:shd w:val="clear" w:color="000000" w:fill="FFFFFF"/>
            <w:noWrap/>
            <w:hideMark/>
          </w:tcPr>
          <w:p w14:paraId="5D85D59C" w14:textId="77777777" w:rsidR="00021248" w:rsidRPr="00021248" w:rsidRDefault="00021248" w:rsidP="00021248">
            <w:pPr>
              <w:spacing w:after="0" w:line="240" w:lineRule="auto"/>
              <w:rPr>
                <w:ins w:id="1221" w:author="Nicole Fich" w:date="2018-09-11T14:03:00Z"/>
                <w:rFonts w:ascii="Calibri" w:eastAsia="Times New Roman" w:hAnsi="Calibri" w:cs="Times New Roman"/>
                <w:color w:val="000000"/>
              </w:rPr>
            </w:pPr>
            <w:ins w:id="1222" w:author="Nicole Fich" w:date="2018-09-11T14:03:00Z">
              <w:r w:rsidRPr="00021248">
                <w:rPr>
                  <w:rFonts w:ascii="Calibri" w:eastAsia="Times New Roman" w:hAnsi="Calibri" w:cs="Times New Roman"/>
                  <w:color w:val="000000"/>
                </w:rPr>
                <w:t> </w:t>
              </w:r>
            </w:ins>
          </w:p>
        </w:tc>
        <w:tc>
          <w:tcPr>
            <w:tcW w:w="1986" w:type="dxa"/>
            <w:tcBorders>
              <w:top w:val="nil"/>
              <w:left w:val="nil"/>
              <w:bottom w:val="single" w:sz="4" w:space="0" w:color="auto"/>
              <w:right w:val="single" w:sz="4" w:space="0" w:color="auto"/>
            </w:tcBorders>
            <w:shd w:val="clear" w:color="000000" w:fill="FFFFFF"/>
            <w:noWrap/>
            <w:hideMark/>
          </w:tcPr>
          <w:p w14:paraId="7260A70C" w14:textId="77777777" w:rsidR="00021248" w:rsidRPr="00021248" w:rsidRDefault="00021248" w:rsidP="00021248">
            <w:pPr>
              <w:spacing w:after="0" w:line="240" w:lineRule="auto"/>
              <w:rPr>
                <w:ins w:id="1223" w:author="Nicole Fich" w:date="2018-09-11T14:03:00Z"/>
                <w:rFonts w:ascii="Calibri" w:eastAsia="Times New Roman" w:hAnsi="Calibri" w:cs="Times New Roman"/>
                <w:color w:val="000000"/>
              </w:rPr>
            </w:pPr>
            <w:ins w:id="1224" w:author="Nicole Fich" w:date="2018-09-11T14:03:00Z">
              <w:r w:rsidRPr="00021248">
                <w:rPr>
                  <w:rFonts w:ascii="Calibri" w:eastAsia="Times New Roman" w:hAnsi="Calibri" w:cs="Times New Roman"/>
                  <w:color w:val="000000"/>
                </w:rPr>
                <w:t> </w:t>
              </w:r>
            </w:ins>
          </w:p>
        </w:tc>
        <w:tc>
          <w:tcPr>
            <w:tcW w:w="4165" w:type="dxa"/>
            <w:tcBorders>
              <w:top w:val="nil"/>
              <w:left w:val="nil"/>
              <w:bottom w:val="single" w:sz="4" w:space="0" w:color="auto"/>
              <w:right w:val="single" w:sz="4" w:space="0" w:color="auto"/>
            </w:tcBorders>
            <w:shd w:val="clear" w:color="000000" w:fill="FFFFFF"/>
            <w:noWrap/>
            <w:hideMark/>
          </w:tcPr>
          <w:p w14:paraId="00F56E5A" w14:textId="77777777" w:rsidR="00021248" w:rsidRPr="00021248" w:rsidRDefault="00021248" w:rsidP="00021248">
            <w:pPr>
              <w:spacing w:after="0" w:line="240" w:lineRule="auto"/>
              <w:rPr>
                <w:ins w:id="1225" w:author="Nicole Fich" w:date="2018-09-11T14:03:00Z"/>
                <w:rFonts w:ascii="Calibri" w:eastAsia="Times New Roman" w:hAnsi="Calibri" w:cs="Times New Roman"/>
                <w:color w:val="000000"/>
              </w:rPr>
            </w:pPr>
            <w:ins w:id="1226" w:author="Nicole Fich" w:date="2018-09-11T14:03:00Z">
              <w:r w:rsidRPr="00021248">
                <w:rPr>
                  <w:rFonts w:ascii="Calibri" w:eastAsia="Times New Roman" w:hAnsi="Calibri" w:cs="Times New Roman"/>
                  <w:color w:val="000000"/>
                </w:rPr>
                <w:t> </w:t>
              </w:r>
            </w:ins>
          </w:p>
        </w:tc>
      </w:tr>
    </w:tbl>
    <w:p w14:paraId="4A048FD0" w14:textId="44BAB5FE" w:rsidR="00021248" w:rsidRDefault="00021248">
      <w:pPr>
        <w:rPr>
          <w:ins w:id="1227" w:author="Nicole Fich" w:date="2018-09-11T14:03:00Z"/>
        </w:rPr>
        <w:pPrChange w:id="1228" w:author="Nicole Fich" w:date="2018-09-11T13:59:00Z">
          <w:pPr>
            <w:pStyle w:val="Heading2"/>
          </w:pPr>
        </w:pPrChange>
      </w:pPr>
    </w:p>
    <w:tbl>
      <w:tblPr>
        <w:tblW w:w="11335" w:type="dxa"/>
        <w:tblLook w:val="04A0" w:firstRow="1" w:lastRow="0" w:firstColumn="1" w:lastColumn="0" w:noHBand="0" w:noVBand="1"/>
        <w:tblPrChange w:id="1229" w:author="Nicole Fich" w:date="2018-09-11T14:03:00Z">
          <w:tblPr>
            <w:tblW w:w="12140" w:type="dxa"/>
            <w:tblLook w:val="04A0" w:firstRow="1" w:lastRow="0" w:firstColumn="1" w:lastColumn="0" w:noHBand="0" w:noVBand="1"/>
          </w:tblPr>
        </w:tblPrChange>
      </w:tblPr>
      <w:tblGrid>
        <w:gridCol w:w="4340"/>
        <w:gridCol w:w="998"/>
        <w:gridCol w:w="2055"/>
        <w:gridCol w:w="3942"/>
        <w:tblGridChange w:id="1230">
          <w:tblGrid>
            <w:gridCol w:w="4340"/>
            <w:gridCol w:w="998"/>
            <w:gridCol w:w="2055"/>
            <w:gridCol w:w="4747"/>
          </w:tblGrid>
        </w:tblGridChange>
      </w:tblGrid>
      <w:tr w:rsidR="00021248" w:rsidRPr="00021248" w14:paraId="5D5DC7BD" w14:textId="77777777" w:rsidTr="00021248">
        <w:trPr>
          <w:trHeight w:val="300"/>
          <w:ins w:id="1231" w:author="Nicole Fich" w:date="2018-09-11T14:03:00Z"/>
          <w:trPrChange w:id="1232" w:author="Nicole Fich" w:date="2018-09-11T14:03:00Z">
            <w:trPr>
              <w:trHeight w:val="300"/>
            </w:trPr>
          </w:trPrChange>
        </w:trPr>
        <w:tc>
          <w:tcPr>
            <w:tcW w:w="434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Change w:id="1233" w:author="Nicole Fich" w:date="2018-09-11T14:03:00Z">
              <w:tcPr>
                <w:tcW w:w="434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tcPrChange>
          </w:tcPr>
          <w:p w14:paraId="0AD8B9DF" w14:textId="77777777" w:rsidR="00021248" w:rsidRPr="00021248" w:rsidRDefault="00021248" w:rsidP="00021248">
            <w:pPr>
              <w:spacing w:after="0" w:line="240" w:lineRule="auto"/>
              <w:rPr>
                <w:ins w:id="1234" w:author="Nicole Fich" w:date="2018-09-11T14:03:00Z"/>
                <w:rFonts w:ascii="Calibri" w:eastAsia="Times New Roman" w:hAnsi="Calibri" w:cs="Times New Roman"/>
                <w:b/>
                <w:bCs/>
                <w:color w:val="FFFFFF"/>
              </w:rPr>
            </w:pPr>
            <w:ins w:id="1235" w:author="Nicole Fich" w:date="2018-09-11T14:03:00Z">
              <w:r w:rsidRPr="00021248">
                <w:rPr>
                  <w:rFonts w:ascii="Calibri" w:eastAsia="Times New Roman" w:hAnsi="Calibri" w:cs="Times New Roman"/>
                  <w:b/>
                  <w:bCs/>
                  <w:color w:val="FFFFFF"/>
                </w:rPr>
                <w:t>Legal Entity</w:t>
              </w:r>
            </w:ins>
          </w:p>
        </w:tc>
        <w:tc>
          <w:tcPr>
            <w:tcW w:w="6995" w:type="dxa"/>
            <w:gridSpan w:val="3"/>
            <w:tcBorders>
              <w:top w:val="single" w:sz="4" w:space="0" w:color="auto"/>
              <w:left w:val="nil"/>
              <w:bottom w:val="single" w:sz="4" w:space="0" w:color="auto"/>
              <w:right w:val="single" w:sz="4" w:space="0" w:color="auto"/>
            </w:tcBorders>
            <w:shd w:val="clear" w:color="000000" w:fill="D6DCE4"/>
            <w:noWrap/>
            <w:vAlign w:val="bottom"/>
            <w:hideMark/>
            <w:tcPrChange w:id="1236" w:author="Nicole Fich" w:date="2018-09-11T14:03:00Z">
              <w:tcPr>
                <w:tcW w:w="7800" w:type="dxa"/>
                <w:gridSpan w:val="3"/>
                <w:tcBorders>
                  <w:top w:val="single" w:sz="4" w:space="0" w:color="auto"/>
                  <w:left w:val="nil"/>
                  <w:bottom w:val="single" w:sz="4" w:space="0" w:color="auto"/>
                  <w:right w:val="single" w:sz="4" w:space="0" w:color="auto"/>
                </w:tcBorders>
                <w:shd w:val="clear" w:color="000000" w:fill="D6DCE4"/>
                <w:noWrap/>
                <w:vAlign w:val="bottom"/>
                <w:hideMark/>
              </w:tcPr>
            </w:tcPrChange>
          </w:tcPr>
          <w:p w14:paraId="375F4819" w14:textId="77777777" w:rsidR="00021248" w:rsidRPr="00021248" w:rsidRDefault="00021248" w:rsidP="00021248">
            <w:pPr>
              <w:spacing w:after="0" w:line="240" w:lineRule="auto"/>
              <w:jc w:val="center"/>
              <w:rPr>
                <w:ins w:id="1237" w:author="Nicole Fich" w:date="2018-09-11T14:03:00Z"/>
                <w:rFonts w:ascii="Calibri" w:eastAsia="Times New Roman" w:hAnsi="Calibri" w:cs="Times New Roman"/>
                <w:b/>
                <w:bCs/>
                <w:color w:val="000000"/>
              </w:rPr>
            </w:pPr>
            <w:ins w:id="1238" w:author="Nicole Fich" w:date="2018-09-11T14:03:00Z">
              <w:r w:rsidRPr="00021248">
                <w:rPr>
                  <w:rFonts w:ascii="Calibri" w:eastAsia="Times New Roman" w:hAnsi="Calibri" w:cs="Times New Roman"/>
                  <w:b/>
                  <w:bCs/>
                  <w:color w:val="000000"/>
                </w:rPr>
                <w:t>Contact Person 2</w:t>
              </w:r>
            </w:ins>
          </w:p>
        </w:tc>
      </w:tr>
      <w:tr w:rsidR="00021248" w:rsidRPr="00021248" w14:paraId="6F96A7F9" w14:textId="77777777" w:rsidTr="00021248">
        <w:trPr>
          <w:trHeight w:val="315"/>
          <w:ins w:id="1239" w:author="Nicole Fich" w:date="2018-09-11T14:03:00Z"/>
          <w:trPrChange w:id="1240" w:author="Nicole Fich" w:date="2018-09-11T14:03:00Z">
            <w:trPr>
              <w:trHeight w:val="315"/>
            </w:trPr>
          </w:trPrChange>
        </w:trPr>
        <w:tc>
          <w:tcPr>
            <w:tcW w:w="4340" w:type="dxa"/>
            <w:tcBorders>
              <w:top w:val="nil"/>
              <w:left w:val="single" w:sz="4" w:space="0" w:color="auto"/>
              <w:bottom w:val="single" w:sz="8" w:space="0" w:color="auto"/>
              <w:right w:val="single" w:sz="4" w:space="0" w:color="auto"/>
            </w:tcBorders>
            <w:shd w:val="clear" w:color="000000" w:fill="FFFFFF"/>
            <w:noWrap/>
            <w:vAlign w:val="bottom"/>
            <w:hideMark/>
            <w:tcPrChange w:id="1241" w:author="Nicole Fich" w:date="2018-09-11T14:03:00Z">
              <w:tcPr>
                <w:tcW w:w="4340" w:type="dxa"/>
                <w:tcBorders>
                  <w:top w:val="nil"/>
                  <w:left w:val="single" w:sz="4" w:space="0" w:color="auto"/>
                  <w:bottom w:val="single" w:sz="8" w:space="0" w:color="auto"/>
                  <w:right w:val="single" w:sz="4" w:space="0" w:color="auto"/>
                </w:tcBorders>
                <w:shd w:val="clear" w:color="000000" w:fill="FFFFFF"/>
                <w:noWrap/>
                <w:vAlign w:val="bottom"/>
                <w:hideMark/>
              </w:tcPr>
            </w:tcPrChange>
          </w:tcPr>
          <w:p w14:paraId="71C483A3" w14:textId="77777777" w:rsidR="00021248" w:rsidRPr="00021248" w:rsidRDefault="00021248" w:rsidP="00021248">
            <w:pPr>
              <w:spacing w:after="0" w:line="240" w:lineRule="auto"/>
              <w:rPr>
                <w:ins w:id="1242" w:author="Nicole Fich" w:date="2018-09-11T14:03:00Z"/>
                <w:rFonts w:ascii="Calibri" w:eastAsia="Times New Roman" w:hAnsi="Calibri" w:cs="Times New Roman"/>
                <w:i/>
                <w:iCs/>
                <w:color w:val="000000"/>
                <w:sz w:val="20"/>
                <w:szCs w:val="20"/>
              </w:rPr>
            </w:pPr>
            <w:ins w:id="1243" w:author="Nicole Fich" w:date="2018-09-11T14:03:00Z">
              <w:r w:rsidRPr="00021248">
                <w:rPr>
                  <w:rFonts w:ascii="Calibri" w:eastAsia="Times New Roman" w:hAnsi="Calibri" w:cs="Times New Roman"/>
                  <w:i/>
                  <w:iCs/>
                  <w:color w:val="000000"/>
                  <w:sz w:val="20"/>
                  <w:szCs w:val="20"/>
                </w:rPr>
                <w:t>*banking-regulated LE</w:t>
              </w:r>
            </w:ins>
          </w:p>
        </w:tc>
        <w:tc>
          <w:tcPr>
            <w:tcW w:w="998" w:type="dxa"/>
            <w:tcBorders>
              <w:top w:val="nil"/>
              <w:left w:val="nil"/>
              <w:bottom w:val="single" w:sz="8" w:space="0" w:color="auto"/>
              <w:right w:val="single" w:sz="4" w:space="0" w:color="auto"/>
            </w:tcBorders>
            <w:shd w:val="clear" w:color="000000" w:fill="FFFFFF"/>
            <w:noWrap/>
            <w:vAlign w:val="bottom"/>
            <w:hideMark/>
            <w:tcPrChange w:id="1244" w:author="Nicole Fich" w:date="2018-09-11T14:03:00Z">
              <w:tcPr>
                <w:tcW w:w="998" w:type="dxa"/>
                <w:tcBorders>
                  <w:top w:val="nil"/>
                  <w:left w:val="nil"/>
                  <w:bottom w:val="single" w:sz="8" w:space="0" w:color="auto"/>
                  <w:right w:val="single" w:sz="4" w:space="0" w:color="auto"/>
                </w:tcBorders>
                <w:shd w:val="clear" w:color="000000" w:fill="FFFFFF"/>
                <w:noWrap/>
                <w:vAlign w:val="bottom"/>
                <w:hideMark/>
              </w:tcPr>
            </w:tcPrChange>
          </w:tcPr>
          <w:p w14:paraId="1AFAE639" w14:textId="77777777" w:rsidR="00021248" w:rsidRPr="00021248" w:rsidRDefault="00021248" w:rsidP="00021248">
            <w:pPr>
              <w:spacing w:after="0" w:line="240" w:lineRule="auto"/>
              <w:rPr>
                <w:ins w:id="1245" w:author="Nicole Fich" w:date="2018-09-11T14:03:00Z"/>
                <w:rFonts w:ascii="Calibri" w:eastAsia="Times New Roman" w:hAnsi="Calibri" w:cs="Times New Roman"/>
                <w:color w:val="000000"/>
              </w:rPr>
            </w:pPr>
            <w:ins w:id="1246" w:author="Nicole Fich" w:date="2018-09-11T14:03:00Z">
              <w:r w:rsidRPr="00021248">
                <w:rPr>
                  <w:rFonts w:ascii="Calibri" w:eastAsia="Times New Roman" w:hAnsi="Calibri" w:cs="Times New Roman"/>
                  <w:color w:val="000000"/>
                </w:rPr>
                <w:t>User ID</w:t>
              </w:r>
            </w:ins>
          </w:p>
        </w:tc>
        <w:tc>
          <w:tcPr>
            <w:tcW w:w="2055" w:type="dxa"/>
            <w:tcBorders>
              <w:top w:val="nil"/>
              <w:left w:val="nil"/>
              <w:bottom w:val="single" w:sz="8" w:space="0" w:color="auto"/>
              <w:right w:val="single" w:sz="4" w:space="0" w:color="auto"/>
            </w:tcBorders>
            <w:shd w:val="clear" w:color="000000" w:fill="FFFFFF"/>
            <w:noWrap/>
            <w:vAlign w:val="bottom"/>
            <w:hideMark/>
            <w:tcPrChange w:id="1247" w:author="Nicole Fich" w:date="2018-09-11T14:03:00Z">
              <w:tcPr>
                <w:tcW w:w="2055" w:type="dxa"/>
                <w:tcBorders>
                  <w:top w:val="nil"/>
                  <w:left w:val="nil"/>
                  <w:bottom w:val="single" w:sz="8" w:space="0" w:color="auto"/>
                  <w:right w:val="single" w:sz="4" w:space="0" w:color="auto"/>
                </w:tcBorders>
                <w:shd w:val="clear" w:color="000000" w:fill="FFFFFF"/>
                <w:noWrap/>
                <w:vAlign w:val="bottom"/>
                <w:hideMark/>
              </w:tcPr>
            </w:tcPrChange>
          </w:tcPr>
          <w:p w14:paraId="265EE2AA" w14:textId="77777777" w:rsidR="00021248" w:rsidRPr="00021248" w:rsidRDefault="00021248" w:rsidP="00021248">
            <w:pPr>
              <w:spacing w:after="0" w:line="240" w:lineRule="auto"/>
              <w:rPr>
                <w:ins w:id="1248" w:author="Nicole Fich" w:date="2018-09-11T14:03:00Z"/>
                <w:rFonts w:ascii="Calibri" w:eastAsia="Times New Roman" w:hAnsi="Calibri" w:cs="Times New Roman"/>
                <w:color w:val="000000"/>
              </w:rPr>
            </w:pPr>
            <w:ins w:id="1249" w:author="Nicole Fich" w:date="2018-09-11T14:03:00Z">
              <w:r w:rsidRPr="00021248">
                <w:rPr>
                  <w:rFonts w:ascii="Calibri" w:eastAsia="Times New Roman" w:hAnsi="Calibri" w:cs="Times New Roman"/>
                  <w:color w:val="000000"/>
                </w:rPr>
                <w:t>Name</w:t>
              </w:r>
            </w:ins>
          </w:p>
        </w:tc>
        <w:tc>
          <w:tcPr>
            <w:tcW w:w="3942" w:type="dxa"/>
            <w:tcBorders>
              <w:top w:val="nil"/>
              <w:left w:val="nil"/>
              <w:bottom w:val="single" w:sz="8" w:space="0" w:color="auto"/>
              <w:right w:val="single" w:sz="4" w:space="0" w:color="auto"/>
            </w:tcBorders>
            <w:shd w:val="clear" w:color="000000" w:fill="FFFFFF"/>
            <w:noWrap/>
            <w:vAlign w:val="bottom"/>
            <w:hideMark/>
            <w:tcPrChange w:id="1250" w:author="Nicole Fich" w:date="2018-09-11T14:03:00Z">
              <w:tcPr>
                <w:tcW w:w="4747" w:type="dxa"/>
                <w:tcBorders>
                  <w:top w:val="nil"/>
                  <w:left w:val="nil"/>
                  <w:bottom w:val="single" w:sz="8" w:space="0" w:color="auto"/>
                  <w:right w:val="single" w:sz="4" w:space="0" w:color="auto"/>
                </w:tcBorders>
                <w:shd w:val="clear" w:color="000000" w:fill="FFFFFF"/>
                <w:noWrap/>
                <w:vAlign w:val="bottom"/>
                <w:hideMark/>
              </w:tcPr>
            </w:tcPrChange>
          </w:tcPr>
          <w:p w14:paraId="212A51F3" w14:textId="77777777" w:rsidR="00021248" w:rsidRPr="00021248" w:rsidRDefault="00021248" w:rsidP="00021248">
            <w:pPr>
              <w:spacing w:after="0" w:line="240" w:lineRule="auto"/>
              <w:rPr>
                <w:ins w:id="1251" w:author="Nicole Fich" w:date="2018-09-11T14:03:00Z"/>
                <w:rFonts w:ascii="Calibri" w:eastAsia="Times New Roman" w:hAnsi="Calibri" w:cs="Times New Roman"/>
                <w:color w:val="000000"/>
              </w:rPr>
            </w:pPr>
            <w:ins w:id="1252" w:author="Nicole Fich" w:date="2018-09-11T14:03:00Z">
              <w:r w:rsidRPr="00021248">
                <w:rPr>
                  <w:rFonts w:ascii="Calibri" w:eastAsia="Times New Roman" w:hAnsi="Calibri" w:cs="Times New Roman"/>
                  <w:color w:val="000000"/>
                </w:rPr>
                <w:t>E-Mail</w:t>
              </w:r>
            </w:ins>
          </w:p>
        </w:tc>
      </w:tr>
      <w:tr w:rsidR="00021248" w:rsidRPr="00021248" w14:paraId="590A8B7D" w14:textId="77777777" w:rsidTr="00021248">
        <w:trPr>
          <w:trHeight w:val="300"/>
          <w:ins w:id="1253" w:author="Nicole Fich" w:date="2018-09-11T14:03:00Z"/>
          <w:trPrChange w:id="1254" w:author="Nicole Fich" w:date="2018-09-11T14:03:00Z">
            <w:trPr>
              <w:trHeight w:val="300"/>
            </w:trPr>
          </w:trPrChange>
        </w:trPr>
        <w:tc>
          <w:tcPr>
            <w:tcW w:w="4340" w:type="dxa"/>
            <w:tcBorders>
              <w:top w:val="nil"/>
              <w:left w:val="single" w:sz="4" w:space="0" w:color="auto"/>
              <w:bottom w:val="single" w:sz="4" w:space="0" w:color="auto"/>
              <w:right w:val="single" w:sz="4" w:space="0" w:color="auto"/>
            </w:tcBorders>
            <w:shd w:val="clear" w:color="000000" w:fill="FFFFFF"/>
            <w:noWrap/>
            <w:hideMark/>
            <w:tcPrChange w:id="1255" w:author="Nicole Fich" w:date="2018-09-11T14:03:00Z">
              <w:tcPr>
                <w:tcW w:w="4340" w:type="dxa"/>
                <w:tcBorders>
                  <w:top w:val="nil"/>
                  <w:left w:val="single" w:sz="4" w:space="0" w:color="auto"/>
                  <w:bottom w:val="single" w:sz="4" w:space="0" w:color="auto"/>
                  <w:right w:val="single" w:sz="4" w:space="0" w:color="auto"/>
                </w:tcBorders>
                <w:shd w:val="clear" w:color="000000" w:fill="FFFFFF"/>
                <w:noWrap/>
                <w:hideMark/>
              </w:tcPr>
            </w:tcPrChange>
          </w:tcPr>
          <w:p w14:paraId="01B6ED5A" w14:textId="77777777" w:rsidR="00021248" w:rsidRPr="00021248" w:rsidRDefault="00021248" w:rsidP="00021248">
            <w:pPr>
              <w:spacing w:after="0" w:line="240" w:lineRule="auto"/>
              <w:rPr>
                <w:ins w:id="1256" w:author="Nicole Fich" w:date="2018-09-11T14:03:00Z"/>
                <w:rFonts w:ascii="Calibri" w:eastAsia="Times New Roman" w:hAnsi="Calibri" w:cs="Times New Roman"/>
                <w:color w:val="000000"/>
              </w:rPr>
            </w:pPr>
            <w:ins w:id="1257" w:author="Nicole Fich" w:date="2018-09-11T14:03:00Z">
              <w:r w:rsidRPr="00021248">
                <w:rPr>
                  <w:rFonts w:ascii="Calibri" w:eastAsia="Times New Roman" w:hAnsi="Calibri" w:cs="Times New Roman"/>
                  <w:color w:val="000000"/>
                </w:rPr>
                <w:t>Clearstream Banking AG (Frankfurt)</w:t>
              </w:r>
            </w:ins>
          </w:p>
        </w:tc>
        <w:tc>
          <w:tcPr>
            <w:tcW w:w="998" w:type="dxa"/>
            <w:tcBorders>
              <w:top w:val="nil"/>
              <w:left w:val="nil"/>
              <w:bottom w:val="single" w:sz="4" w:space="0" w:color="auto"/>
              <w:right w:val="single" w:sz="4" w:space="0" w:color="auto"/>
            </w:tcBorders>
            <w:shd w:val="clear" w:color="000000" w:fill="FFFFFF"/>
            <w:noWrap/>
            <w:hideMark/>
            <w:tcPrChange w:id="1258" w:author="Nicole Fich" w:date="2018-09-11T14:03:00Z">
              <w:tcPr>
                <w:tcW w:w="998" w:type="dxa"/>
                <w:tcBorders>
                  <w:top w:val="nil"/>
                  <w:left w:val="nil"/>
                  <w:bottom w:val="single" w:sz="4" w:space="0" w:color="auto"/>
                  <w:right w:val="single" w:sz="4" w:space="0" w:color="auto"/>
                </w:tcBorders>
                <w:shd w:val="clear" w:color="000000" w:fill="FFFFFF"/>
                <w:noWrap/>
                <w:hideMark/>
              </w:tcPr>
            </w:tcPrChange>
          </w:tcPr>
          <w:p w14:paraId="61BC4CC4" w14:textId="77777777" w:rsidR="00021248" w:rsidRPr="00021248" w:rsidRDefault="00021248" w:rsidP="00021248">
            <w:pPr>
              <w:spacing w:after="0" w:line="240" w:lineRule="auto"/>
              <w:rPr>
                <w:ins w:id="1259" w:author="Nicole Fich" w:date="2018-09-11T14:03:00Z"/>
                <w:rFonts w:ascii="Calibri" w:eastAsia="Times New Roman" w:hAnsi="Calibri" w:cs="Times New Roman"/>
                <w:color w:val="000000"/>
              </w:rPr>
            </w:pPr>
            <w:ins w:id="1260" w:author="Nicole Fich" w:date="2018-09-11T14:03:00Z">
              <w:r w:rsidRPr="00021248">
                <w:rPr>
                  <w:rFonts w:ascii="Calibri" w:eastAsia="Times New Roman" w:hAnsi="Calibri" w:cs="Times New Roman"/>
                  <w:color w:val="000000"/>
                </w:rPr>
                <w:t> </w:t>
              </w:r>
            </w:ins>
          </w:p>
        </w:tc>
        <w:tc>
          <w:tcPr>
            <w:tcW w:w="2055" w:type="dxa"/>
            <w:tcBorders>
              <w:top w:val="nil"/>
              <w:left w:val="nil"/>
              <w:bottom w:val="single" w:sz="4" w:space="0" w:color="auto"/>
              <w:right w:val="single" w:sz="4" w:space="0" w:color="auto"/>
            </w:tcBorders>
            <w:shd w:val="clear" w:color="000000" w:fill="FFFFFF"/>
            <w:noWrap/>
            <w:hideMark/>
            <w:tcPrChange w:id="1261" w:author="Nicole Fich" w:date="2018-09-11T14:03:00Z">
              <w:tcPr>
                <w:tcW w:w="2055" w:type="dxa"/>
                <w:tcBorders>
                  <w:top w:val="nil"/>
                  <w:left w:val="nil"/>
                  <w:bottom w:val="single" w:sz="4" w:space="0" w:color="auto"/>
                  <w:right w:val="single" w:sz="4" w:space="0" w:color="auto"/>
                </w:tcBorders>
                <w:shd w:val="clear" w:color="000000" w:fill="FFFFFF"/>
                <w:noWrap/>
                <w:hideMark/>
              </w:tcPr>
            </w:tcPrChange>
          </w:tcPr>
          <w:p w14:paraId="0FD9E874" w14:textId="77777777" w:rsidR="00021248" w:rsidRPr="00021248" w:rsidRDefault="00021248" w:rsidP="00021248">
            <w:pPr>
              <w:spacing w:after="0" w:line="240" w:lineRule="auto"/>
              <w:rPr>
                <w:ins w:id="1262" w:author="Nicole Fich" w:date="2018-09-11T14:03:00Z"/>
                <w:rFonts w:ascii="Calibri" w:eastAsia="Times New Roman" w:hAnsi="Calibri" w:cs="Times New Roman"/>
                <w:color w:val="000000"/>
              </w:rPr>
            </w:pPr>
            <w:ins w:id="1263" w:author="Nicole Fich" w:date="2018-09-11T14:03:00Z">
              <w:r w:rsidRPr="00021248">
                <w:rPr>
                  <w:rFonts w:ascii="Calibri" w:eastAsia="Times New Roman" w:hAnsi="Calibri" w:cs="Times New Roman"/>
                  <w:color w:val="000000"/>
                </w:rPr>
                <w:t>Carsten Puls</w:t>
              </w:r>
            </w:ins>
          </w:p>
        </w:tc>
        <w:tc>
          <w:tcPr>
            <w:tcW w:w="3942" w:type="dxa"/>
            <w:tcBorders>
              <w:top w:val="nil"/>
              <w:left w:val="nil"/>
              <w:bottom w:val="single" w:sz="4" w:space="0" w:color="auto"/>
              <w:right w:val="single" w:sz="4" w:space="0" w:color="auto"/>
            </w:tcBorders>
            <w:shd w:val="clear" w:color="000000" w:fill="FFFFFF"/>
            <w:noWrap/>
            <w:hideMark/>
            <w:tcPrChange w:id="1264" w:author="Nicole Fich" w:date="2018-09-11T14:03:00Z">
              <w:tcPr>
                <w:tcW w:w="4747" w:type="dxa"/>
                <w:tcBorders>
                  <w:top w:val="nil"/>
                  <w:left w:val="nil"/>
                  <w:bottom w:val="single" w:sz="4" w:space="0" w:color="auto"/>
                  <w:right w:val="single" w:sz="4" w:space="0" w:color="auto"/>
                </w:tcBorders>
                <w:shd w:val="clear" w:color="000000" w:fill="FFFFFF"/>
                <w:noWrap/>
                <w:hideMark/>
              </w:tcPr>
            </w:tcPrChange>
          </w:tcPr>
          <w:p w14:paraId="35B76E2D" w14:textId="77777777" w:rsidR="00021248" w:rsidRPr="00021248" w:rsidRDefault="00021248" w:rsidP="00021248">
            <w:pPr>
              <w:spacing w:after="0" w:line="240" w:lineRule="auto"/>
              <w:rPr>
                <w:ins w:id="1265" w:author="Nicole Fich" w:date="2018-09-11T14:03:00Z"/>
                <w:rFonts w:ascii="Calibri" w:eastAsia="Times New Roman" w:hAnsi="Calibri" w:cs="Times New Roman"/>
                <w:color w:val="0563C1"/>
                <w:u w:val="single"/>
              </w:rPr>
            </w:pPr>
            <w:ins w:id="1266" w:author="Nicole Fich" w:date="2018-09-11T14:03:00Z">
              <w:r w:rsidRPr="00021248">
                <w:rPr>
                  <w:rFonts w:ascii="Calibri" w:eastAsia="Times New Roman" w:hAnsi="Calibri" w:cs="Times New Roman"/>
                  <w:color w:val="0563C1"/>
                  <w:u w:val="single"/>
                </w:rPr>
                <w:fldChar w:fldCharType="begin"/>
              </w:r>
              <w:r w:rsidRPr="00021248">
                <w:rPr>
                  <w:rFonts w:ascii="Calibri" w:eastAsia="Times New Roman" w:hAnsi="Calibri" w:cs="Times New Roman"/>
                  <w:color w:val="0563C1"/>
                  <w:u w:val="single"/>
                </w:rPr>
                <w:instrText xml:space="preserve"> HYPERLINK "mailto:carsten.puls@clearstream.com" </w:instrText>
              </w:r>
              <w:r w:rsidRPr="00021248">
                <w:rPr>
                  <w:rFonts w:ascii="Calibri" w:eastAsia="Times New Roman" w:hAnsi="Calibri" w:cs="Times New Roman"/>
                  <w:color w:val="0563C1"/>
                  <w:u w:val="single"/>
                </w:rPr>
                <w:fldChar w:fldCharType="separate"/>
              </w:r>
              <w:r w:rsidRPr="00021248">
                <w:rPr>
                  <w:rFonts w:ascii="Calibri" w:eastAsia="Times New Roman" w:hAnsi="Calibri" w:cs="Times New Roman"/>
                  <w:color w:val="0563C1"/>
                  <w:u w:val="single"/>
                </w:rPr>
                <w:t>carsten.puls@clearstream.com</w:t>
              </w:r>
              <w:r w:rsidRPr="00021248">
                <w:rPr>
                  <w:rFonts w:ascii="Calibri" w:eastAsia="Times New Roman" w:hAnsi="Calibri" w:cs="Times New Roman"/>
                  <w:color w:val="0563C1"/>
                  <w:u w:val="single"/>
                </w:rPr>
                <w:fldChar w:fldCharType="end"/>
              </w:r>
            </w:ins>
          </w:p>
        </w:tc>
      </w:tr>
      <w:tr w:rsidR="00021248" w:rsidRPr="00021248" w14:paraId="32CB6ED0" w14:textId="77777777" w:rsidTr="00021248">
        <w:trPr>
          <w:trHeight w:val="300"/>
          <w:ins w:id="1267" w:author="Nicole Fich" w:date="2018-09-11T14:03:00Z"/>
          <w:trPrChange w:id="1268" w:author="Nicole Fich" w:date="2018-09-11T14:03:00Z">
            <w:trPr>
              <w:trHeight w:val="300"/>
            </w:trPr>
          </w:trPrChange>
        </w:trPr>
        <w:tc>
          <w:tcPr>
            <w:tcW w:w="4340" w:type="dxa"/>
            <w:tcBorders>
              <w:top w:val="nil"/>
              <w:left w:val="single" w:sz="4" w:space="0" w:color="auto"/>
              <w:bottom w:val="single" w:sz="4" w:space="0" w:color="auto"/>
              <w:right w:val="single" w:sz="4" w:space="0" w:color="auto"/>
            </w:tcBorders>
            <w:shd w:val="clear" w:color="000000" w:fill="FFFFFF"/>
            <w:noWrap/>
            <w:hideMark/>
            <w:tcPrChange w:id="1269" w:author="Nicole Fich" w:date="2018-09-11T14:03:00Z">
              <w:tcPr>
                <w:tcW w:w="4340" w:type="dxa"/>
                <w:tcBorders>
                  <w:top w:val="nil"/>
                  <w:left w:val="single" w:sz="4" w:space="0" w:color="auto"/>
                  <w:bottom w:val="single" w:sz="4" w:space="0" w:color="auto"/>
                  <w:right w:val="single" w:sz="4" w:space="0" w:color="auto"/>
                </w:tcBorders>
                <w:shd w:val="clear" w:color="000000" w:fill="FFFFFF"/>
                <w:noWrap/>
                <w:hideMark/>
              </w:tcPr>
            </w:tcPrChange>
          </w:tcPr>
          <w:p w14:paraId="04961DC5" w14:textId="77777777" w:rsidR="00021248" w:rsidRPr="00021248" w:rsidRDefault="00021248" w:rsidP="00021248">
            <w:pPr>
              <w:spacing w:after="0" w:line="240" w:lineRule="auto"/>
              <w:rPr>
                <w:ins w:id="1270" w:author="Nicole Fich" w:date="2018-09-11T14:03:00Z"/>
                <w:rFonts w:ascii="Calibri" w:eastAsia="Times New Roman" w:hAnsi="Calibri" w:cs="Times New Roman"/>
                <w:color w:val="000000"/>
              </w:rPr>
            </w:pPr>
            <w:ins w:id="1271" w:author="Nicole Fich" w:date="2018-09-11T14:03:00Z">
              <w:r w:rsidRPr="00021248">
                <w:rPr>
                  <w:rFonts w:ascii="Calibri" w:eastAsia="Times New Roman" w:hAnsi="Calibri" w:cs="Times New Roman"/>
                  <w:color w:val="000000"/>
                </w:rPr>
                <w:t>Clearstream Banking S.A. (Luxembourg)</w:t>
              </w:r>
            </w:ins>
          </w:p>
        </w:tc>
        <w:tc>
          <w:tcPr>
            <w:tcW w:w="998" w:type="dxa"/>
            <w:tcBorders>
              <w:top w:val="nil"/>
              <w:left w:val="nil"/>
              <w:bottom w:val="single" w:sz="4" w:space="0" w:color="auto"/>
              <w:right w:val="single" w:sz="4" w:space="0" w:color="auto"/>
            </w:tcBorders>
            <w:shd w:val="clear" w:color="000000" w:fill="FFFFFF"/>
            <w:noWrap/>
            <w:hideMark/>
            <w:tcPrChange w:id="1272" w:author="Nicole Fich" w:date="2018-09-11T14:03:00Z">
              <w:tcPr>
                <w:tcW w:w="998" w:type="dxa"/>
                <w:tcBorders>
                  <w:top w:val="nil"/>
                  <w:left w:val="nil"/>
                  <w:bottom w:val="single" w:sz="4" w:space="0" w:color="auto"/>
                  <w:right w:val="single" w:sz="4" w:space="0" w:color="auto"/>
                </w:tcBorders>
                <w:shd w:val="clear" w:color="000000" w:fill="FFFFFF"/>
                <w:noWrap/>
                <w:hideMark/>
              </w:tcPr>
            </w:tcPrChange>
          </w:tcPr>
          <w:p w14:paraId="0E00BC80" w14:textId="77777777" w:rsidR="00021248" w:rsidRPr="00021248" w:rsidRDefault="00021248" w:rsidP="00021248">
            <w:pPr>
              <w:spacing w:after="0" w:line="240" w:lineRule="auto"/>
              <w:rPr>
                <w:ins w:id="1273" w:author="Nicole Fich" w:date="2018-09-11T14:03:00Z"/>
                <w:rFonts w:ascii="Calibri" w:eastAsia="Times New Roman" w:hAnsi="Calibri" w:cs="Times New Roman"/>
                <w:color w:val="000000"/>
              </w:rPr>
            </w:pPr>
            <w:ins w:id="1274" w:author="Nicole Fich" w:date="2018-09-11T14:03:00Z">
              <w:r w:rsidRPr="00021248">
                <w:rPr>
                  <w:rFonts w:ascii="Calibri" w:eastAsia="Times New Roman" w:hAnsi="Calibri" w:cs="Times New Roman"/>
                  <w:color w:val="000000"/>
                </w:rPr>
                <w:t> </w:t>
              </w:r>
            </w:ins>
          </w:p>
        </w:tc>
        <w:tc>
          <w:tcPr>
            <w:tcW w:w="2055" w:type="dxa"/>
            <w:tcBorders>
              <w:top w:val="nil"/>
              <w:left w:val="nil"/>
              <w:bottom w:val="single" w:sz="4" w:space="0" w:color="auto"/>
              <w:right w:val="single" w:sz="4" w:space="0" w:color="auto"/>
            </w:tcBorders>
            <w:shd w:val="clear" w:color="000000" w:fill="FFFFFF"/>
            <w:noWrap/>
            <w:hideMark/>
            <w:tcPrChange w:id="1275" w:author="Nicole Fich" w:date="2018-09-11T14:03:00Z">
              <w:tcPr>
                <w:tcW w:w="2055" w:type="dxa"/>
                <w:tcBorders>
                  <w:top w:val="nil"/>
                  <w:left w:val="nil"/>
                  <w:bottom w:val="single" w:sz="4" w:space="0" w:color="auto"/>
                  <w:right w:val="single" w:sz="4" w:space="0" w:color="auto"/>
                </w:tcBorders>
                <w:shd w:val="clear" w:color="000000" w:fill="FFFFFF"/>
                <w:noWrap/>
                <w:hideMark/>
              </w:tcPr>
            </w:tcPrChange>
          </w:tcPr>
          <w:p w14:paraId="4D4C3B3D" w14:textId="2E0151B3" w:rsidR="00021248" w:rsidRPr="00021248" w:rsidRDefault="00021248" w:rsidP="00021248">
            <w:pPr>
              <w:spacing w:after="0" w:line="240" w:lineRule="auto"/>
              <w:rPr>
                <w:ins w:id="1276" w:author="Nicole Fich" w:date="2018-09-11T14:03:00Z"/>
                <w:rFonts w:ascii="Calibri" w:eastAsia="Times New Roman" w:hAnsi="Calibri" w:cs="Times New Roman"/>
                <w:color w:val="000000"/>
              </w:rPr>
            </w:pPr>
            <w:ins w:id="1277" w:author="Nicole Fich" w:date="2018-09-11T14:03:00Z">
              <w:r w:rsidRPr="00021248">
                <w:rPr>
                  <w:rFonts w:ascii="Calibri" w:eastAsia="Times New Roman" w:hAnsi="Calibri" w:cs="Times New Roman"/>
                  <w:color w:val="000000"/>
                </w:rPr>
                <w:t> </w:t>
              </w:r>
            </w:ins>
            <w:ins w:id="1278" w:author="Nicole Fich" w:date="2018-09-20T13:03:00Z">
              <w:r w:rsidR="00C06327">
                <w:rPr>
                  <w:rFonts w:ascii="Calibri" w:eastAsia="Times New Roman" w:hAnsi="Calibri" w:cs="Times New Roman"/>
                  <w:color w:val="000000"/>
                </w:rPr>
                <w:t>Tbd</w:t>
              </w:r>
            </w:ins>
          </w:p>
        </w:tc>
        <w:tc>
          <w:tcPr>
            <w:tcW w:w="3942" w:type="dxa"/>
            <w:tcBorders>
              <w:top w:val="nil"/>
              <w:left w:val="nil"/>
              <w:bottom w:val="single" w:sz="4" w:space="0" w:color="auto"/>
              <w:right w:val="single" w:sz="4" w:space="0" w:color="auto"/>
            </w:tcBorders>
            <w:shd w:val="clear" w:color="000000" w:fill="FFFFFF"/>
            <w:noWrap/>
            <w:hideMark/>
            <w:tcPrChange w:id="1279" w:author="Nicole Fich" w:date="2018-09-11T14:03:00Z">
              <w:tcPr>
                <w:tcW w:w="4747" w:type="dxa"/>
                <w:tcBorders>
                  <w:top w:val="nil"/>
                  <w:left w:val="nil"/>
                  <w:bottom w:val="single" w:sz="4" w:space="0" w:color="auto"/>
                  <w:right w:val="single" w:sz="4" w:space="0" w:color="auto"/>
                </w:tcBorders>
                <w:shd w:val="clear" w:color="000000" w:fill="FFFFFF"/>
                <w:noWrap/>
                <w:hideMark/>
              </w:tcPr>
            </w:tcPrChange>
          </w:tcPr>
          <w:p w14:paraId="00896A9B" w14:textId="23C4AE1A" w:rsidR="00021248" w:rsidRPr="00021248" w:rsidRDefault="00C06327" w:rsidP="00021248">
            <w:pPr>
              <w:spacing w:after="0" w:line="240" w:lineRule="auto"/>
              <w:rPr>
                <w:ins w:id="1280" w:author="Nicole Fich" w:date="2018-09-11T14:03:00Z"/>
                <w:rFonts w:ascii="Calibri" w:eastAsia="Times New Roman" w:hAnsi="Calibri" w:cs="Times New Roman"/>
                <w:color w:val="000000"/>
              </w:rPr>
            </w:pPr>
            <w:ins w:id="1281" w:author="Nicole Fich" w:date="2018-09-20T13:03:00Z">
              <w:r>
                <w:rPr>
                  <w:rFonts w:ascii="Calibri" w:eastAsia="Times New Roman" w:hAnsi="Calibri" w:cs="Times New Roman"/>
                  <w:color w:val="000000"/>
                </w:rPr>
                <w:t>tbd</w:t>
              </w:r>
            </w:ins>
          </w:p>
        </w:tc>
      </w:tr>
      <w:tr w:rsidR="00021248" w:rsidRPr="00021248" w14:paraId="23558A7C" w14:textId="77777777" w:rsidTr="00021248">
        <w:trPr>
          <w:trHeight w:val="300"/>
          <w:ins w:id="1282" w:author="Nicole Fich" w:date="2018-09-11T14:03:00Z"/>
          <w:trPrChange w:id="1283" w:author="Nicole Fich" w:date="2018-09-11T14:03:00Z">
            <w:trPr>
              <w:trHeight w:val="300"/>
            </w:trPr>
          </w:trPrChange>
        </w:trPr>
        <w:tc>
          <w:tcPr>
            <w:tcW w:w="4340" w:type="dxa"/>
            <w:tcBorders>
              <w:top w:val="nil"/>
              <w:left w:val="single" w:sz="4" w:space="0" w:color="auto"/>
              <w:bottom w:val="single" w:sz="4" w:space="0" w:color="auto"/>
              <w:right w:val="single" w:sz="4" w:space="0" w:color="auto"/>
            </w:tcBorders>
            <w:shd w:val="clear" w:color="000000" w:fill="FFFFFF"/>
            <w:noWrap/>
            <w:hideMark/>
            <w:tcPrChange w:id="1284" w:author="Nicole Fich" w:date="2018-09-11T14:03:00Z">
              <w:tcPr>
                <w:tcW w:w="4340" w:type="dxa"/>
                <w:tcBorders>
                  <w:top w:val="nil"/>
                  <w:left w:val="single" w:sz="4" w:space="0" w:color="auto"/>
                  <w:bottom w:val="single" w:sz="4" w:space="0" w:color="auto"/>
                  <w:right w:val="single" w:sz="4" w:space="0" w:color="auto"/>
                </w:tcBorders>
                <w:shd w:val="clear" w:color="000000" w:fill="FFFFFF"/>
                <w:noWrap/>
                <w:hideMark/>
              </w:tcPr>
            </w:tcPrChange>
          </w:tcPr>
          <w:p w14:paraId="4166E560" w14:textId="77777777" w:rsidR="00021248" w:rsidRPr="00021248" w:rsidRDefault="00021248" w:rsidP="00021248">
            <w:pPr>
              <w:spacing w:after="0" w:line="240" w:lineRule="auto"/>
              <w:rPr>
                <w:ins w:id="1285" w:author="Nicole Fich" w:date="2018-09-11T14:03:00Z"/>
                <w:rFonts w:ascii="Calibri" w:eastAsia="Times New Roman" w:hAnsi="Calibri" w:cs="Times New Roman"/>
                <w:color w:val="000000"/>
              </w:rPr>
            </w:pPr>
            <w:ins w:id="1286" w:author="Nicole Fich" w:date="2018-09-11T14:03:00Z">
              <w:r w:rsidRPr="00021248">
                <w:rPr>
                  <w:rFonts w:ascii="Calibri" w:eastAsia="Times New Roman" w:hAnsi="Calibri" w:cs="Times New Roman"/>
                  <w:color w:val="000000"/>
                </w:rPr>
                <w:t>Eurex Clearing AG</w:t>
              </w:r>
            </w:ins>
          </w:p>
        </w:tc>
        <w:tc>
          <w:tcPr>
            <w:tcW w:w="998" w:type="dxa"/>
            <w:tcBorders>
              <w:top w:val="nil"/>
              <w:left w:val="nil"/>
              <w:bottom w:val="single" w:sz="4" w:space="0" w:color="auto"/>
              <w:right w:val="single" w:sz="4" w:space="0" w:color="auto"/>
            </w:tcBorders>
            <w:shd w:val="clear" w:color="000000" w:fill="FFFFFF"/>
            <w:noWrap/>
            <w:hideMark/>
            <w:tcPrChange w:id="1287" w:author="Nicole Fich" w:date="2018-09-11T14:03:00Z">
              <w:tcPr>
                <w:tcW w:w="998" w:type="dxa"/>
                <w:tcBorders>
                  <w:top w:val="nil"/>
                  <w:left w:val="nil"/>
                  <w:bottom w:val="single" w:sz="4" w:space="0" w:color="auto"/>
                  <w:right w:val="single" w:sz="4" w:space="0" w:color="auto"/>
                </w:tcBorders>
                <w:shd w:val="clear" w:color="000000" w:fill="FFFFFF"/>
                <w:noWrap/>
                <w:hideMark/>
              </w:tcPr>
            </w:tcPrChange>
          </w:tcPr>
          <w:p w14:paraId="237A619D" w14:textId="77777777" w:rsidR="00021248" w:rsidRPr="00021248" w:rsidRDefault="00021248" w:rsidP="00021248">
            <w:pPr>
              <w:spacing w:after="0" w:line="240" w:lineRule="auto"/>
              <w:rPr>
                <w:ins w:id="1288" w:author="Nicole Fich" w:date="2018-09-11T14:03:00Z"/>
                <w:rFonts w:ascii="Calibri" w:eastAsia="Times New Roman" w:hAnsi="Calibri" w:cs="Times New Roman"/>
                <w:color w:val="000000"/>
              </w:rPr>
            </w:pPr>
            <w:ins w:id="1289" w:author="Nicole Fich" w:date="2018-09-11T14:03:00Z">
              <w:r w:rsidRPr="00021248">
                <w:rPr>
                  <w:rFonts w:ascii="Calibri" w:eastAsia="Times New Roman" w:hAnsi="Calibri" w:cs="Times New Roman"/>
                  <w:color w:val="000000"/>
                </w:rPr>
                <w:t> </w:t>
              </w:r>
            </w:ins>
          </w:p>
        </w:tc>
        <w:tc>
          <w:tcPr>
            <w:tcW w:w="2055" w:type="dxa"/>
            <w:tcBorders>
              <w:top w:val="nil"/>
              <w:left w:val="nil"/>
              <w:bottom w:val="single" w:sz="4" w:space="0" w:color="auto"/>
              <w:right w:val="single" w:sz="4" w:space="0" w:color="auto"/>
            </w:tcBorders>
            <w:shd w:val="clear" w:color="000000" w:fill="FFFFFF"/>
            <w:noWrap/>
            <w:hideMark/>
            <w:tcPrChange w:id="1290" w:author="Nicole Fich" w:date="2018-09-11T14:03:00Z">
              <w:tcPr>
                <w:tcW w:w="2055" w:type="dxa"/>
                <w:tcBorders>
                  <w:top w:val="nil"/>
                  <w:left w:val="nil"/>
                  <w:bottom w:val="single" w:sz="4" w:space="0" w:color="auto"/>
                  <w:right w:val="single" w:sz="4" w:space="0" w:color="auto"/>
                </w:tcBorders>
                <w:shd w:val="clear" w:color="000000" w:fill="FFFFFF"/>
                <w:noWrap/>
                <w:hideMark/>
              </w:tcPr>
            </w:tcPrChange>
          </w:tcPr>
          <w:p w14:paraId="28FF9C01" w14:textId="77777777" w:rsidR="00021248" w:rsidRPr="00021248" w:rsidRDefault="00021248" w:rsidP="00021248">
            <w:pPr>
              <w:spacing w:after="0" w:line="240" w:lineRule="auto"/>
              <w:rPr>
                <w:ins w:id="1291" w:author="Nicole Fich" w:date="2018-09-11T14:03:00Z"/>
                <w:rFonts w:ascii="Calibri" w:eastAsia="Times New Roman" w:hAnsi="Calibri" w:cs="Times New Roman"/>
                <w:color w:val="000000"/>
              </w:rPr>
            </w:pPr>
            <w:ins w:id="1292" w:author="Nicole Fich" w:date="2018-09-11T14:03:00Z">
              <w:r w:rsidRPr="00021248">
                <w:rPr>
                  <w:rFonts w:ascii="Calibri" w:eastAsia="Times New Roman" w:hAnsi="Calibri" w:cs="Times New Roman"/>
                  <w:color w:val="000000"/>
                </w:rPr>
                <w:t>Arno Schamber</w:t>
              </w:r>
            </w:ins>
          </w:p>
        </w:tc>
        <w:tc>
          <w:tcPr>
            <w:tcW w:w="3942" w:type="dxa"/>
            <w:tcBorders>
              <w:top w:val="nil"/>
              <w:left w:val="nil"/>
              <w:bottom w:val="single" w:sz="4" w:space="0" w:color="auto"/>
              <w:right w:val="single" w:sz="4" w:space="0" w:color="auto"/>
            </w:tcBorders>
            <w:shd w:val="clear" w:color="000000" w:fill="FFFFFF"/>
            <w:noWrap/>
            <w:hideMark/>
            <w:tcPrChange w:id="1293" w:author="Nicole Fich" w:date="2018-09-11T14:03:00Z">
              <w:tcPr>
                <w:tcW w:w="4747" w:type="dxa"/>
                <w:tcBorders>
                  <w:top w:val="nil"/>
                  <w:left w:val="nil"/>
                  <w:bottom w:val="single" w:sz="4" w:space="0" w:color="auto"/>
                  <w:right w:val="single" w:sz="4" w:space="0" w:color="auto"/>
                </w:tcBorders>
                <w:shd w:val="clear" w:color="000000" w:fill="FFFFFF"/>
                <w:noWrap/>
                <w:hideMark/>
              </w:tcPr>
            </w:tcPrChange>
          </w:tcPr>
          <w:p w14:paraId="71108F47" w14:textId="77777777" w:rsidR="00021248" w:rsidRPr="00021248" w:rsidRDefault="00021248" w:rsidP="00021248">
            <w:pPr>
              <w:spacing w:after="0" w:line="240" w:lineRule="auto"/>
              <w:rPr>
                <w:ins w:id="1294" w:author="Nicole Fich" w:date="2018-09-11T14:03:00Z"/>
                <w:rFonts w:ascii="Calibri" w:eastAsia="Times New Roman" w:hAnsi="Calibri" w:cs="Times New Roman"/>
                <w:color w:val="0563C1"/>
                <w:u w:val="single"/>
              </w:rPr>
            </w:pPr>
            <w:ins w:id="1295" w:author="Nicole Fich" w:date="2018-09-11T14:03:00Z">
              <w:r w:rsidRPr="00021248">
                <w:rPr>
                  <w:rFonts w:ascii="Calibri" w:eastAsia="Times New Roman" w:hAnsi="Calibri" w:cs="Times New Roman"/>
                  <w:color w:val="0563C1"/>
                  <w:u w:val="single"/>
                </w:rPr>
                <w:fldChar w:fldCharType="begin"/>
              </w:r>
              <w:r w:rsidRPr="00021248">
                <w:rPr>
                  <w:rFonts w:ascii="Calibri" w:eastAsia="Times New Roman" w:hAnsi="Calibri" w:cs="Times New Roman"/>
                  <w:color w:val="0563C1"/>
                  <w:u w:val="single"/>
                </w:rPr>
                <w:instrText xml:space="preserve"> HYPERLINK "mailto:arno.schamber@eurexclearing.com" </w:instrText>
              </w:r>
              <w:r w:rsidRPr="00021248">
                <w:rPr>
                  <w:rFonts w:ascii="Calibri" w:eastAsia="Times New Roman" w:hAnsi="Calibri" w:cs="Times New Roman"/>
                  <w:color w:val="0563C1"/>
                  <w:u w:val="single"/>
                </w:rPr>
                <w:fldChar w:fldCharType="separate"/>
              </w:r>
              <w:r w:rsidRPr="00021248">
                <w:rPr>
                  <w:rFonts w:ascii="Calibri" w:eastAsia="Times New Roman" w:hAnsi="Calibri" w:cs="Times New Roman"/>
                  <w:color w:val="0563C1"/>
                  <w:u w:val="single"/>
                </w:rPr>
                <w:t>arno.schamber@eurexclearing.com</w:t>
              </w:r>
              <w:r w:rsidRPr="00021248">
                <w:rPr>
                  <w:rFonts w:ascii="Calibri" w:eastAsia="Times New Roman" w:hAnsi="Calibri" w:cs="Times New Roman"/>
                  <w:color w:val="0563C1"/>
                  <w:u w:val="single"/>
                </w:rPr>
                <w:fldChar w:fldCharType="end"/>
              </w:r>
            </w:ins>
          </w:p>
        </w:tc>
      </w:tr>
      <w:tr w:rsidR="00021248" w:rsidRPr="00021248" w14:paraId="141B3D94" w14:textId="77777777" w:rsidTr="00021248">
        <w:trPr>
          <w:trHeight w:val="300"/>
          <w:ins w:id="1296" w:author="Nicole Fich" w:date="2018-09-11T14:03:00Z"/>
          <w:trPrChange w:id="1297" w:author="Nicole Fich" w:date="2018-09-11T14:03:00Z">
            <w:trPr>
              <w:trHeight w:val="300"/>
            </w:trPr>
          </w:trPrChange>
        </w:trPr>
        <w:tc>
          <w:tcPr>
            <w:tcW w:w="4340" w:type="dxa"/>
            <w:tcBorders>
              <w:top w:val="nil"/>
              <w:left w:val="single" w:sz="4" w:space="0" w:color="auto"/>
              <w:bottom w:val="single" w:sz="4" w:space="0" w:color="auto"/>
              <w:right w:val="single" w:sz="4" w:space="0" w:color="auto"/>
            </w:tcBorders>
            <w:shd w:val="clear" w:color="000000" w:fill="FFFFFF"/>
            <w:noWrap/>
            <w:hideMark/>
            <w:tcPrChange w:id="1298" w:author="Nicole Fich" w:date="2018-09-11T14:03:00Z">
              <w:tcPr>
                <w:tcW w:w="4340" w:type="dxa"/>
                <w:tcBorders>
                  <w:top w:val="nil"/>
                  <w:left w:val="single" w:sz="4" w:space="0" w:color="auto"/>
                  <w:bottom w:val="single" w:sz="4" w:space="0" w:color="auto"/>
                  <w:right w:val="single" w:sz="4" w:space="0" w:color="auto"/>
                </w:tcBorders>
                <w:shd w:val="clear" w:color="000000" w:fill="FFFFFF"/>
                <w:noWrap/>
                <w:hideMark/>
              </w:tcPr>
            </w:tcPrChange>
          </w:tcPr>
          <w:p w14:paraId="23AE7BE8" w14:textId="77777777" w:rsidR="00021248" w:rsidRPr="00021248" w:rsidRDefault="00021248" w:rsidP="00021248">
            <w:pPr>
              <w:spacing w:after="0" w:line="240" w:lineRule="auto"/>
              <w:rPr>
                <w:ins w:id="1299" w:author="Nicole Fich" w:date="2018-09-11T14:03:00Z"/>
                <w:rFonts w:ascii="Calibri" w:eastAsia="Times New Roman" w:hAnsi="Calibri" w:cs="Times New Roman"/>
                <w:color w:val="000000"/>
              </w:rPr>
            </w:pPr>
            <w:ins w:id="1300" w:author="Nicole Fich" w:date="2018-09-11T14:03:00Z">
              <w:r w:rsidRPr="00021248">
                <w:rPr>
                  <w:rFonts w:ascii="Calibri" w:eastAsia="Times New Roman" w:hAnsi="Calibri" w:cs="Times New Roman"/>
                  <w:color w:val="000000"/>
                </w:rPr>
                <w:t>Eurex Frankfurt AG</w:t>
              </w:r>
            </w:ins>
          </w:p>
        </w:tc>
        <w:tc>
          <w:tcPr>
            <w:tcW w:w="998" w:type="dxa"/>
            <w:tcBorders>
              <w:top w:val="nil"/>
              <w:left w:val="nil"/>
              <w:bottom w:val="single" w:sz="4" w:space="0" w:color="auto"/>
              <w:right w:val="single" w:sz="4" w:space="0" w:color="auto"/>
            </w:tcBorders>
            <w:shd w:val="clear" w:color="000000" w:fill="FFFFFF"/>
            <w:noWrap/>
            <w:hideMark/>
            <w:tcPrChange w:id="1301" w:author="Nicole Fich" w:date="2018-09-11T14:03:00Z">
              <w:tcPr>
                <w:tcW w:w="998" w:type="dxa"/>
                <w:tcBorders>
                  <w:top w:val="nil"/>
                  <w:left w:val="nil"/>
                  <w:bottom w:val="single" w:sz="4" w:space="0" w:color="auto"/>
                  <w:right w:val="single" w:sz="4" w:space="0" w:color="auto"/>
                </w:tcBorders>
                <w:shd w:val="clear" w:color="000000" w:fill="FFFFFF"/>
                <w:noWrap/>
                <w:hideMark/>
              </w:tcPr>
            </w:tcPrChange>
          </w:tcPr>
          <w:p w14:paraId="77D44A58" w14:textId="77777777" w:rsidR="00021248" w:rsidRPr="00021248" w:rsidRDefault="00021248" w:rsidP="00021248">
            <w:pPr>
              <w:spacing w:after="0" w:line="240" w:lineRule="auto"/>
              <w:rPr>
                <w:ins w:id="1302" w:author="Nicole Fich" w:date="2018-09-11T14:03:00Z"/>
                <w:rFonts w:ascii="Calibri" w:eastAsia="Times New Roman" w:hAnsi="Calibri" w:cs="Times New Roman"/>
                <w:color w:val="000000"/>
              </w:rPr>
            </w:pPr>
            <w:ins w:id="1303" w:author="Nicole Fich" w:date="2018-09-11T14:03:00Z">
              <w:r w:rsidRPr="00021248">
                <w:rPr>
                  <w:rFonts w:ascii="Calibri" w:eastAsia="Times New Roman" w:hAnsi="Calibri" w:cs="Times New Roman"/>
                  <w:color w:val="000000"/>
                </w:rPr>
                <w:t> </w:t>
              </w:r>
            </w:ins>
          </w:p>
        </w:tc>
        <w:tc>
          <w:tcPr>
            <w:tcW w:w="2055" w:type="dxa"/>
            <w:tcBorders>
              <w:top w:val="nil"/>
              <w:left w:val="nil"/>
              <w:bottom w:val="single" w:sz="4" w:space="0" w:color="auto"/>
              <w:right w:val="single" w:sz="4" w:space="0" w:color="auto"/>
            </w:tcBorders>
            <w:shd w:val="clear" w:color="000000" w:fill="FFFFFF"/>
            <w:noWrap/>
            <w:hideMark/>
            <w:tcPrChange w:id="1304" w:author="Nicole Fich" w:date="2018-09-11T14:03:00Z">
              <w:tcPr>
                <w:tcW w:w="2055" w:type="dxa"/>
                <w:tcBorders>
                  <w:top w:val="nil"/>
                  <w:left w:val="nil"/>
                  <w:bottom w:val="single" w:sz="4" w:space="0" w:color="auto"/>
                  <w:right w:val="single" w:sz="4" w:space="0" w:color="auto"/>
                </w:tcBorders>
                <w:shd w:val="clear" w:color="000000" w:fill="FFFFFF"/>
                <w:noWrap/>
                <w:hideMark/>
              </w:tcPr>
            </w:tcPrChange>
          </w:tcPr>
          <w:p w14:paraId="263514B8" w14:textId="77777777" w:rsidR="00021248" w:rsidRPr="00021248" w:rsidRDefault="00021248" w:rsidP="00021248">
            <w:pPr>
              <w:spacing w:after="0" w:line="240" w:lineRule="auto"/>
              <w:rPr>
                <w:ins w:id="1305" w:author="Nicole Fich" w:date="2018-09-11T14:03:00Z"/>
                <w:rFonts w:ascii="Calibri" w:eastAsia="Times New Roman" w:hAnsi="Calibri" w:cs="Times New Roman"/>
                <w:color w:val="000000"/>
              </w:rPr>
            </w:pPr>
            <w:ins w:id="1306" w:author="Nicole Fich" w:date="2018-09-11T14:03:00Z">
              <w:r w:rsidRPr="00021248">
                <w:rPr>
                  <w:rFonts w:ascii="Calibri" w:eastAsia="Times New Roman" w:hAnsi="Calibri" w:cs="Times New Roman"/>
                  <w:color w:val="000000"/>
                </w:rPr>
                <w:t>Jens Hofmann</w:t>
              </w:r>
            </w:ins>
          </w:p>
        </w:tc>
        <w:tc>
          <w:tcPr>
            <w:tcW w:w="3942" w:type="dxa"/>
            <w:tcBorders>
              <w:top w:val="nil"/>
              <w:left w:val="nil"/>
              <w:bottom w:val="single" w:sz="4" w:space="0" w:color="auto"/>
              <w:right w:val="single" w:sz="4" w:space="0" w:color="auto"/>
            </w:tcBorders>
            <w:shd w:val="clear" w:color="000000" w:fill="FFFFFF"/>
            <w:noWrap/>
            <w:hideMark/>
            <w:tcPrChange w:id="1307" w:author="Nicole Fich" w:date="2018-09-11T14:03:00Z">
              <w:tcPr>
                <w:tcW w:w="4747" w:type="dxa"/>
                <w:tcBorders>
                  <w:top w:val="nil"/>
                  <w:left w:val="nil"/>
                  <w:bottom w:val="single" w:sz="4" w:space="0" w:color="auto"/>
                  <w:right w:val="single" w:sz="4" w:space="0" w:color="auto"/>
                </w:tcBorders>
                <w:shd w:val="clear" w:color="000000" w:fill="FFFFFF"/>
                <w:noWrap/>
                <w:hideMark/>
              </w:tcPr>
            </w:tcPrChange>
          </w:tcPr>
          <w:p w14:paraId="5D68AF55" w14:textId="77777777" w:rsidR="00021248" w:rsidRPr="00021248" w:rsidRDefault="00021248" w:rsidP="00021248">
            <w:pPr>
              <w:spacing w:after="0" w:line="240" w:lineRule="auto"/>
              <w:rPr>
                <w:ins w:id="1308" w:author="Nicole Fich" w:date="2018-09-11T14:03:00Z"/>
                <w:rFonts w:ascii="Calibri" w:eastAsia="Times New Roman" w:hAnsi="Calibri" w:cs="Times New Roman"/>
                <w:color w:val="0563C1"/>
                <w:u w:val="single"/>
              </w:rPr>
            </w:pPr>
            <w:ins w:id="1309" w:author="Nicole Fich" w:date="2018-09-11T14:03:00Z">
              <w:r w:rsidRPr="00021248">
                <w:rPr>
                  <w:rFonts w:ascii="Calibri" w:eastAsia="Times New Roman" w:hAnsi="Calibri" w:cs="Times New Roman"/>
                  <w:color w:val="0563C1"/>
                  <w:u w:val="single"/>
                </w:rPr>
                <w:fldChar w:fldCharType="begin"/>
              </w:r>
              <w:r w:rsidRPr="00021248">
                <w:rPr>
                  <w:rFonts w:ascii="Calibri" w:eastAsia="Times New Roman" w:hAnsi="Calibri" w:cs="Times New Roman"/>
                  <w:color w:val="0563C1"/>
                  <w:u w:val="single"/>
                </w:rPr>
                <w:instrText xml:space="preserve"> HYPERLINK "mailto:jens.hofmann@eurexexchange.com" </w:instrText>
              </w:r>
              <w:r w:rsidRPr="00021248">
                <w:rPr>
                  <w:rFonts w:ascii="Calibri" w:eastAsia="Times New Roman" w:hAnsi="Calibri" w:cs="Times New Roman"/>
                  <w:color w:val="0563C1"/>
                  <w:u w:val="single"/>
                </w:rPr>
                <w:fldChar w:fldCharType="separate"/>
              </w:r>
              <w:r w:rsidRPr="00021248">
                <w:rPr>
                  <w:rFonts w:ascii="Calibri" w:eastAsia="Times New Roman" w:hAnsi="Calibri" w:cs="Times New Roman"/>
                  <w:color w:val="0563C1"/>
                  <w:u w:val="single"/>
                </w:rPr>
                <w:t>jens.hofmann@eurexexchange.com</w:t>
              </w:r>
              <w:r w:rsidRPr="00021248">
                <w:rPr>
                  <w:rFonts w:ascii="Calibri" w:eastAsia="Times New Roman" w:hAnsi="Calibri" w:cs="Times New Roman"/>
                  <w:color w:val="0563C1"/>
                  <w:u w:val="single"/>
                </w:rPr>
                <w:fldChar w:fldCharType="end"/>
              </w:r>
            </w:ins>
          </w:p>
        </w:tc>
      </w:tr>
      <w:tr w:rsidR="00021248" w:rsidRPr="00021248" w14:paraId="4E9CCA56" w14:textId="77777777" w:rsidTr="00021248">
        <w:trPr>
          <w:trHeight w:val="300"/>
          <w:ins w:id="1310" w:author="Nicole Fich" w:date="2018-09-11T14:03:00Z"/>
          <w:trPrChange w:id="1311" w:author="Nicole Fich" w:date="2018-09-11T14:03:00Z">
            <w:trPr>
              <w:trHeight w:val="300"/>
            </w:trPr>
          </w:trPrChange>
        </w:trPr>
        <w:tc>
          <w:tcPr>
            <w:tcW w:w="4340" w:type="dxa"/>
            <w:tcBorders>
              <w:top w:val="nil"/>
              <w:left w:val="single" w:sz="4" w:space="0" w:color="auto"/>
              <w:bottom w:val="single" w:sz="4" w:space="0" w:color="auto"/>
              <w:right w:val="single" w:sz="4" w:space="0" w:color="auto"/>
            </w:tcBorders>
            <w:shd w:val="clear" w:color="000000" w:fill="FFFFFF"/>
            <w:noWrap/>
            <w:hideMark/>
            <w:tcPrChange w:id="1312" w:author="Nicole Fich" w:date="2018-09-11T14:03:00Z">
              <w:tcPr>
                <w:tcW w:w="4340" w:type="dxa"/>
                <w:tcBorders>
                  <w:top w:val="nil"/>
                  <w:left w:val="single" w:sz="4" w:space="0" w:color="auto"/>
                  <w:bottom w:val="single" w:sz="4" w:space="0" w:color="auto"/>
                  <w:right w:val="single" w:sz="4" w:space="0" w:color="auto"/>
                </w:tcBorders>
                <w:shd w:val="clear" w:color="000000" w:fill="FFFFFF"/>
                <w:noWrap/>
                <w:hideMark/>
              </w:tcPr>
            </w:tcPrChange>
          </w:tcPr>
          <w:p w14:paraId="7416073E" w14:textId="77777777" w:rsidR="00021248" w:rsidRPr="00021248" w:rsidRDefault="00021248" w:rsidP="00021248">
            <w:pPr>
              <w:spacing w:after="0" w:line="240" w:lineRule="auto"/>
              <w:rPr>
                <w:ins w:id="1313" w:author="Nicole Fich" w:date="2018-09-11T14:03:00Z"/>
                <w:rFonts w:ascii="Calibri" w:eastAsia="Times New Roman" w:hAnsi="Calibri" w:cs="Times New Roman"/>
                <w:color w:val="000000"/>
              </w:rPr>
            </w:pPr>
            <w:ins w:id="1314" w:author="Nicole Fich" w:date="2018-09-11T14:03:00Z">
              <w:r w:rsidRPr="00021248">
                <w:rPr>
                  <w:rFonts w:ascii="Calibri" w:eastAsia="Times New Roman" w:hAnsi="Calibri" w:cs="Times New Roman"/>
                  <w:color w:val="000000"/>
                </w:rPr>
                <w:t>Lux CSD</w:t>
              </w:r>
            </w:ins>
          </w:p>
        </w:tc>
        <w:tc>
          <w:tcPr>
            <w:tcW w:w="998" w:type="dxa"/>
            <w:tcBorders>
              <w:top w:val="nil"/>
              <w:left w:val="nil"/>
              <w:bottom w:val="single" w:sz="4" w:space="0" w:color="auto"/>
              <w:right w:val="single" w:sz="4" w:space="0" w:color="auto"/>
            </w:tcBorders>
            <w:shd w:val="clear" w:color="000000" w:fill="FFFFFF"/>
            <w:noWrap/>
            <w:hideMark/>
            <w:tcPrChange w:id="1315" w:author="Nicole Fich" w:date="2018-09-11T14:03:00Z">
              <w:tcPr>
                <w:tcW w:w="998" w:type="dxa"/>
                <w:tcBorders>
                  <w:top w:val="nil"/>
                  <w:left w:val="nil"/>
                  <w:bottom w:val="single" w:sz="4" w:space="0" w:color="auto"/>
                  <w:right w:val="single" w:sz="4" w:space="0" w:color="auto"/>
                </w:tcBorders>
                <w:shd w:val="clear" w:color="000000" w:fill="FFFFFF"/>
                <w:noWrap/>
                <w:hideMark/>
              </w:tcPr>
            </w:tcPrChange>
          </w:tcPr>
          <w:p w14:paraId="0C20C35F" w14:textId="77777777" w:rsidR="00021248" w:rsidRPr="00021248" w:rsidRDefault="00021248" w:rsidP="00021248">
            <w:pPr>
              <w:spacing w:after="0" w:line="240" w:lineRule="auto"/>
              <w:rPr>
                <w:ins w:id="1316" w:author="Nicole Fich" w:date="2018-09-11T14:03:00Z"/>
                <w:rFonts w:ascii="Calibri" w:eastAsia="Times New Roman" w:hAnsi="Calibri" w:cs="Times New Roman"/>
                <w:color w:val="000000"/>
              </w:rPr>
            </w:pPr>
            <w:ins w:id="1317" w:author="Nicole Fich" w:date="2018-09-11T14:03:00Z">
              <w:r w:rsidRPr="00021248">
                <w:rPr>
                  <w:rFonts w:ascii="Calibri" w:eastAsia="Times New Roman" w:hAnsi="Calibri" w:cs="Times New Roman"/>
                  <w:color w:val="000000"/>
                </w:rPr>
                <w:t> </w:t>
              </w:r>
            </w:ins>
          </w:p>
        </w:tc>
        <w:tc>
          <w:tcPr>
            <w:tcW w:w="2055" w:type="dxa"/>
            <w:tcBorders>
              <w:top w:val="nil"/>
              <w:left w:val="nil"/>
              <w:bottom w:val="single" w:sz="4" w:space="0" w:color="auto"/>
              <w:right w:val="single" w:sz="4" w:space="0" w:color="auto"/>
            </w:tcBorders>
            <w:shd w:val="clear" w:color="000000" w:fill="FFFFFF"/>
            <w:noWrap/>
            <w:hideMark/>
            <w:tcPrChange w:id="1318" w:author="Nicole Fich" w:date="2018-09-11T14:03:00Z">
              <w:tcPr>
                <w:tcW w:w="2055" w:type="dxa"/>
                <w:tcBorders>
                  <w:top w:val="nil"/>
                  <w:left w:val="nil"/>
                  <w:bottom w:val="single" w:sz="4" w:space="0" w:color="auto"/>
                  <w:right w:val="single" w:sz="4" w:space="0" w:color="auto"/>
                </w:tcBorders>
                <w:shd w:val="clear" w:color="000000" w:fill="FFFFFF"/>
                <w:noWrap/>
                <w:hideMark/>
              </w:tcPr>
            </w:tcPrChange>
          </w:tcPr>
          <w:p w14:paraId="5FF3D213" w14:textId="7309CA12" w:rsidR="00021248" w:rsidRPr="00021248" w:rsidRDefault="00021248" w:rsidP="00021248">
            <w:pPr>
              <w:spacing w:after="0" w:line="240" w:lineRule="auto"/>
              <w:rPr>
                <w:ins w:id="1319" w:author="Nicole Fich" w:date="2018-09-11T14:03:00Z"/>
                <w:rFonts w:ascii="Calibri" w:eastAsia="Times New Roman" w:hAnsi="Calibri" w:cs="Times New Roman"/>
                <w:color w:val="000000"/>
              </w:rPr>
            </w:pPr>
            <w:ins w:id="1320" w:author="Nicole Fich" w:date="2018-09-11T14:03:00Z">
              <w:r w:rsidRPr="00021248">
                <w:rPr>
                  <w:rFonts w:ascii="Calibri" w:eastAsia="Times New Roman" w:hAnsi="Calibri" w:cs="Times New Roman"/>
                  <w:color w:val="000000"/>
                </w:rPr>
                <w:t> </w:t>
              </w:r>
            </w:ins>
            <w:ins w:id="1321" w:author="Nicole Fich" w:date="2018-09-20T13:03:00Z">
              <w:r w:rsidR="00C06327">
                <w:rPr>
                  <w:rFonts w:ascii="Calibri" w:eastAsia="Times New Roman" w:hAnsi="Calibri" w:cs="Times New Roman"/>
                  <w:color w:val="000000"/>
                </w:rPr>
                <w:t>Tbd</w:t>
              </w:r>
            </w:ins>
          </w:p>
        </w:tc>
        <w:tc>
          <w:tcPr>
            <w:tcW w:w="3942" w:type="dxa"/>
            <w:tcBorders>
              <w:top w:val="nil"/>
              <w:left w:val="nil"/>
              <w:bottom w:val="single" w:sz="4" w:space="0" w:color="auto"/>
              <w:right w:val="single" w:sz="4" w:space="0" w:color="auto"/>
            </w:tcBorders>
            <w:shd w:val="clear" w:color="000000" w:fill="FFFFFF"/>
            <w:noWrap/>
            <w:hideMark/>
            <w:tcPrChange w:id="1322" w:author="Nicole Fich" w:date="2018-09-11T14:03:00Z">
              <w:tcPr>
                <w:tcW w:w="4747" w:type="dxa"/>
                <w:tcBorders>
                  <w:top w:val="nil"/>
                  <w:left w:val="nil"/>
                  <w:bottom w:val="single" w:sz="4" w:space="0" w:color="auto"/>
                  <w:right w:val="single" w:sz="4" w:space="0" w:color="auto"/>
                </w:tcBorders>
                <w:shd w:val="clear" w:color="000000" w:fill="FFFFFF"/>
                <w:noWrap/>
                <w:hideMark/>
              </w:tcPr>
            </w:tcPrChange>
          </w:tcPr>
          <w:p w14:paraId="27CF1672" w14:textId="6153C18F" w:rsidR="00021248" w:rsidRPr="00021248" w:rsidRDefault="00C06327" w:rsidP="00021248">
            <w:pPr>
              <w:spacing w:after="0" w:line="240" w:lineRule="auto"/>
              <w:rPr>
                <w:ins w:id="1323" w:author="Nicole Fich" w:date="2018-09-11T14:03:00Z"/>
                <w:rFonts w:ascii="Calibri" w:eastAsia="Times New Roman" w:hAnsi="Calibri" w:cs="Times New Roman"/>
                <w:color w:val="000000"/>
              </w:rPr>
            </w:pPr>
            <w:ins w:id="1324" w:author="Nicole Fich" w:date="2018-09-20T13:03:00Z">
              <w:r>
                <w:rPr>
                  <w:rFonts w:ascii="Calibri" w:eastAsia="Times New Roman" w:hAnsi="Calibri" w:cs="Times New Roman"/>
                  <w:color w:val="000000"/>
                </w:rPr>
                <w:t>tbd</w:t>
              </w:r>
            </w:ins>
          </w:p>
        </w:tc>
      </w:tr>
      <w:tr w:rsidR="00021248" w:rsidRPr="00021248" w14:paraId="4A30D58A" w14:textId="77777777" w:rsidTr="00021248">
        <w:trPr>
          <w:trHeight w:val="300"/>
          <w:ins w:id="1325" w:author="Nicole Fich" w:date="2018-09-11T14:03:00Z"/>
          <w:trPrChange w:id="1326" w:author="Nicole Fich" w:date="2018-09-11T14:03:00Z">
            <w:trPr>
              <w:trHeight w:val="300"/>
            </w:trPr>
          </w:trPrChange>
        </w:trPr>
        <w:tc>
          <w:tcPr>
            <w:tcW w:w="4340" w:type="dxa"/>
            <w:tcBorders>
              <w:top w:val="nil"/>
              <w:left w:val="single" w:sz="4" w:space="0" w:color="auto"/>
              <w:bottom w:val="single" w:sz="4" w:space="0" w:color="auto"/>
              <w:right w:val="single" w:sz="4" w:space="0" w:color="auto"/>
            </w:tcBorders>
            <w:shd w:val="clear" w:color="000000" w:fill="FFFFFF"/>
            <w:noWrap/>
            <w:hideMark/>
            <w:tcPrChange w:id="1327" w:author="Nicole Fich" w:date="2018-09-11T14:03:00Z">
              <w:tcPr>
                <w:tcW w:w="4340" w:type="dxa"/>
                <w:tcBorders>
                  <w:top w:val="nil"/>
                  <w:left w:val="single" w:sz="4" w:space="0" w:color="auto"/>
                  <w:bottom w:val="single" w:sz="4" w:space="0" w:color="auto"/>
                  <w:right w:val="single" w:sz="4" w:space="0" w:color="auto"/>
                </w:tcBorders>
                <w:shd w:val="clear" w:color="000000" w:fill="FFFFFF"/>
                <w:noWrap/>
                <w:hideMark/>
              </w:tcPr>
            </w:tcPrChange>
          </w:tcPr>
          <w:p w14:paraId="700B248C" w14:textId="77777777" w:rsidR="00021248" w:rsidRPr="00021248" w:rsidRDefault="00021248" w:rsidP="00021248">
            <w:pPr>
              <w:spacing w:after="0" w:line="240" w:lineRule="auto"/>
              <w:rPr>
                <w:ins w:id="1328" w:author="Nicole Fich" w:date="2018-09-11T14:03:00Z"/>
                <w:rFonts w:ascii="Calibri" w:eastAsia="Times New Roman" w:hAnsi="Calibri" w:cs="Times New Roman"/>
                <w:color w:val="000000"/>
              </w:rPr>
            </w:pPr>
            <w:ins w:id="1329" w:author="Nicole Fich" w:date="2018-09-11T14:03:00Z">
              <w:r w:rsidRPr="00021248">
                <w:rPr>
                  <w:rFonts w:ascii="Calibri" w:eastAsia="Times New Roman" w:hAnsi="Calibri" w:cs="Times New Roman"/>
                  <w:color w:val="000000"/>
                </w:rPr>
                <w:t>360T</w:t>
              </w:r>
            </w:ins>
          </w:p>
        </w:tc>
        <w:tc>
          <w:tcPr>
            <w:tcW w:w="998" w:type="dxa"/>
            <w:tcBorders>
              <w:top w:val="nil"/>
              <w:left w:val="nil"/>
              <w:bottom w:val="single" w:sz="4" w:space="0" w:color="auto"/>
              <w:right w:val="single" w:sz="4" w:space="0" w:color="auto"/>
            </w:tcBorders>
            <w:shd w:val="clear" w:color="000000" w:fill="FFFFFF"/>
            <w:noWrap/>
            <w:hideMark/>
            <w:tcPrChange w:id="1330" w:author="Nicole Fich" w:date="2018-09-11T14:03:00Z">
              <w:tcPr>
                <w:tcW w:w="998" w:type="dxa"/>
                <w:tcBorders>
                  <w:top w:val="nil"/>
                  <w:left w:val="nil"/>
                  <w:bottom w:val="single" w:sz="4" w:space="0" w:color="auto"/>
                  <w:right w:val="single" w:sz="4" w:space="0" w:color="auto"/>
                </w:tcBorders>
                <w:shd w:val="clear" w:color="000000" w:fill="FFFFFF"/>
                <w:noWrap/>
                <w:hideMark/>
              </w:tcPr>
            </w:tcPrChange>
          </w:tcPr>
          <w:p w14:paraId="768610DB" w14:textId="77777777" w:rsidR="00021248" w:rsidRPr="00021248" w:rsidRDefault="00021248" w:rsidP="00021248">
            <w:pPr>
              <w:spacing w:after="0" w:line="240" w:lineRule="auto"/>
              <w:rPr>
                <w:ins w:id="1331" w:author="Nicole Fich" w:date="2018-09-11T14:03:00Z"/>
                <w:rFonts w:ascii="Calibri" w:eastAsia="Times New Roman" w:hAnsi="Calibri" w:cs="Times New Roman"/>
                <w:color w:val="000000"/>
              </w:rPr>
            </w:pPr>
            <w:ins w:id="1332" w:author="Nicole Fich" w:date="2018-09-11T14:03:00Z">
              <w:r w:rsidRPr="00021248">
                <w:rPr>
                  <w:rFonts w:ascii="Calibri" w:eastAsia="Times New Roman" w:hAnsi="Calibri" w:cs="Times New Roman"/>
                  <w:color w:val="000000"/>
                </w:rPr>
                <w:t> </w:t>
              </w:r>
            </w:ins>
          </w:p>
        </w:tc>
        <w:tc>
          <w:tcPr>
            <w:tcW w:w="2055" w:type="dxa"/>
            <w:tcBorders>
              <w:top w:val="nil"/>
              <w:left w:val="nil"/>
              <w:bottom w:val="single" w:sz="4" w:space="0" w:color="auto"/>
              <w:right w:val="single" w:sz="4" w:space="0" w:color="auto"/>
            </w:tcBorders>
            <w:shd w:val="clear" w:color="000000" w:fill="FFFFFF"/>
            <w:noWrap/>
            <w:hideMark/>
            <w:tcPrChange w:id="1333" w:author="Nicole Fich" w:date="2018-09-11T14:03:00Z">
              <w:tcPr>
                <w:tcW w:w="2055" w:type="dxa"/>
                <w:tcBorders>
                  <w:top w:val="nil"/>
                  <w:left w:val="nil"/>
                  <w:bottom w:val="single" w:sz="4" w:space="0" w:color="auto"/>
                  <w:right w:val="single" w:sz="4" w:space="0" w:color="auto"/>
                </w:tcBorders>
                <w:shd w:val="clear" w:color="000000" w:fill="FFFFFF"/>
                <w:noWrap/>
                <w:hideMark/>
              </w:tcPr>
            </w:tcPrChange>
          </w:tcPr>
          <w:p w14:paraId="1041A775" w14:textId="77777777" w:rsidR="00021248" w:rsidRPr="00021248" w:rsidRDefault="00021248" w:rsidP="00021248">
            <w:pPr>
              <w:spacing w:after="0" w:line="240" w:lineRule="auto"/>
              <w:rPr>
                <w:ins w:id="1334" w:author="Nicole Fich" w:date="2018-09-11T14:03:00Z"/>
                <w:rFonts w:ascii="Calibri" w:eastAsia="Times New Roman" w:hAnsi="Calibri" w:cs="Times New Roman"/>
                <w:color w:val="000000"/>
              </w:rPr>
            </w:pPr>
            <w:ins w:id="1335" w:author="Nicole Fich" w:date="2018-09-11T14:03:00Z">
              <w:r w:rsidRPr="00021248">
                <w:rPr>
                  <w:rFonts w:ascii="Calibri" w:eastAsia="Times New Roman" w:hAnsi="Calibri" w:cs="Times New Roman"/>
                  <w:color w:val="000000"/>
                </w:rPr>
                <w:t xml:space="preserve">Simon Jones </w:t>
              </w:r>
            </w:ins>
          </w:p>
        </w:tc>
        <w:tc>
          <w:tcPr>
            <w:tcW w:w="3942" w:type="dxa"/>
            <w:tcBorders>
              <w:top w:val="nil"/>
              <w:left w:val="nil"/>
              <w:bottom w:val="single" w:sz="4" w:space="0" w:color="auto"/>
              <w:right w:val="single" w:sz="4" w:space="0" w:color="auto"/>
            </w:tcBorders>
            <w:shd w:val="clear" w:color="000000" w:fill="FFFFFF"/>
            <w:noWrap/>
            <w:hideMark/>
            <w:tcPrChange w:id="1336" w:author="Nicole Fich" w:date="2018-09-11T14:03:00Z">
              <w:tcPr>
                <w:tcW w:w="4747" w:type="dxa"/>
                <w:tcBorders>
                  <w:top w:val="nil"/>
                  <w:left w:val="nil"/>
                  <w:bottom w:val="single" w:sz="4" w:space="0" w:color="auto"/>
                  <w:right w:val="single" w:sz="4" w:space="0" w:color="auto"/>
                </w:tcBorders>
                <w:shd w:val="clear" w:color="000000" w:fill="FFFFFF"/>
                <w:noWrap/>
                <w:hideMark/>
              </w:tcPr>
            </w:tcPrChange>
          </w:tcPr>
          <w:p w14:paraId="41C1FDC2" w14:textId="77777777" w:rsidR="00021248" w:rsidRPr="00021248" w:rsidRDefault="00021248" w:rsidP="00021248">
            <w:pPr>
              <w:spacing w:after="0" w:line="240" w:lineRule="auto"/>
              <w:rPr>
                <w:ins w:id="1337" w:author="Nicole Fich" w:date="2018-09-11T14:03:00Z"/>
                <w:rFonts w:ascii="Calibri" w:eastAsia="Times New Roman" w:hAnsi="Calibri" w:cs="Times New Roman"/>
                <w:color w:val="0563C1"/>
                <w:u w:val="single"/>
              </w:rPr>
            </w:pPr>
            <w:ins w:id="1338" w:author="Nicole Fich" w:date="2018-09-11T14:03:00Z">
              <w:r w:rsidRPr="00021248">
                <w:rPr>
                  <w:rFonts w:ascii="Calibri" w:eastAsia="Times New Roman" w:hAnsi="Calibri" w:cs="Times New Roman"/>
                  <w:color w:val="0563C1"/>
                  <w:u w:val="single"/>
                </w:rPr>
                <w:fldChar w:fldCharType="begin"/>
              </w:r>
              <w:r w:rsidRPr="00021248">
                <w:rPr>
                  <w:rFonts w:ascii="Calibri" w:eastAsia="Times New Roman" w:hAnsi="Calibri" w:cs="Times New Roman"/>
                  <w:color w:val="0563C1"/>
                  <w:u w:val="single"/>
                </w:rPr>
                <w:instrText xml:space="preserve"> HYPERLINK "mailto:simon.jones@360t.com" </w:instrText>
              </w:r>
              <w:r w:rsidRPr="00021248">
                <w:rPr>
                  <w:rFonts w:ascii="Calibri" w:eastAsia="Times New Roman" w:hAnsi="Calibri" w:cs="Times New Roman"/>
                  <w:color w:val="0563C1"/>
                  <w:u w:val="single"/>
                </w:rPr>
                <w:fldChar w:fldCharType="separate"/>
              </w:r>
              <w:r w:rsidRPr="00021248">
                <w:rPr>
                  <w:rFonts w:ascii="Calibri" w:eastAsia="Times New Roman" w:hAnsi="Calibri" w:cs="Times New Roman"/>
                  <w:color w:val="0563C1"/>
                  <w:u w:val="single"/>
                </w:rPr>
                <w:t>simon.jones@360t.com</w:t>
              </w:r>
              <w:r w:rsidRPr="00021248">
                <w:rPr>
                  <w:rFonts w:ascii="Calibri" w:eastAsia="Times New Roman" w:hAnsi="Calibri" w:cs="Times New Roman"/>
                  <w:color w:val="0563C1"/>
                  <w:u w:val="single"/>
                </w:rPr>
                <w:fldChar w:fldCharType="end"/>
              </w:r>
            </w:ins>
          </w:p>
        </w:tc>
      </w:tr>
    </w:tbl>
    <w:p w14:paraId="49E4B41B" w14:textId="77777777" w:rsidR="00021248" w:rsidRPr="00021248" w:rsidRDefault="00021248">
      <w:pPr>
        <w:rPr>
          <w:ins w:id="1339" w:author="Nicole Fich" w:date="2018-09-11T13:58:00Z"/>
        </w:rPr>
        <w:pPrChange w:id="1340" w:author="Nicole Fich" w:date="2018-09-11T13:59:00Z">
          <w:pPr>
            <w:pStyle w:val="Heading2"/>
          </w:pPr>
        </w:pPrChange>
      </w:pPr>
    </w:p>
    <w:p w14:paraId="1D73188C" w14:textId="08DC40BF" w:rsidR="00BF5550" w:rsidRDefault="00BF5550" w:rsidP="00587AB0">
      <w:pPr>
        <w:pStyle w:val="Heading2"/>
        <w:rPr>
          <w:ins w:id="1341" w:author="Nicole Fich" w:date="2018-09-20T12:55:00Z"/>
        </w:rPr>
      </w:pPr>
      <w:bookmarkStart w:id="1342" w:name="_Toc525121605"/>
      <w:ins w:id="1343" w:author="Nicole Fich" w:date="2018-09-20T12:55:00Z">
        <w:r>
          <w:t>Draft E-mail – inform Legal entities and Information Owner about newly added applications</w:t>
        </w:r>
      </w:ins>
    </w:p>
    <w:p w14:paraId="04AC9843" w14:textId="60CE21DA" w:rsidR="00BF5550" w:rsidRPr="006D4B24" w:rsidRDefault="00FA79F0">
      <w:pPr>
        <w:ind w:left="720"/>
        <w:rPr>
          <w:ins w:id="1344" w:author="Nicole Fich" w:date="2018-09-20T12:55:00Z"/>
        </w:rPr>
        <w:pPrChange w:id="1345" w:author="Nicole Fich" w:date="2018-09-20T13:18:00Z">
          <w:pPr>
            <w:pStyle w:val="Heading2"/>
          </w:pPr>
        </w:pPrChange>
      </w:pPr>
      <w:ins w:id="1346" w:author="Nicole Fich" w:date="2018-09-20T13:18:00Z">
        <w:r>
          <w:rPr>
            <w:noProof/>
          </w:rPr>
          <w:drawing>
            <wp:inline distT="0" distB="0" distL="0" distR="0" wp14:anchorId="5EF5A254" wp14:editId="347FAF29">
              <wp:extent cx="5768975" cy="2607310"/>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975" cy="2607310"/>
                      </a:xfrm>
                      <a:prstGeom prst="rect">
                        <a:avLst/>
                      </a:prstGeom>
                    </pic:spPr>
                  </pic:pic>
                </a:graphicData>
              </a:graphic>
            </wp:inline>
          </w:drawing>
        </w:r>
      </w:ins>
    </w:p>
    <w:p w14:paraId="5C1ED58E" w14:textId="58004565" w:rsidR="00BD1E93" w:rsidRPr="000B2187" w:rsidRDefault="00BD1E93" w:rsidP="00587AB0">
      <w:pPr>
        <w:pStyle w:val="Heading2"/>
      </w:pPr>
      <w:r>
        <w:lastRenderedPageBreak/>
        <w:t>Quick Guide on “how to view changes of application data”</w:t>
      </w:r>
      <w:bookmarkEnd w:id="1342"/>
    </w:p>
    <w:p w14:paraId="52BA47A3" w14:textId="77777777" w:rsidR="003A0632" w:rsidRDefault="00BD1E93" w:rsidP="00587180">
      <w:pPr>
        <w:ind w:left="851"/>
      </w:pPr>
      <w:r>
        <w:rPr>
          <w:noProof/>
          <w:u w:val="single"/>
        </w:rPr>
        <mc:AlternateContent>
          <mc:Choice Requires="wps">
            <w:drawing>
              <wp:anchor distT="0" distB="0" distL="114300" distR="114300" simplePos="0" relativeHeight="251671552" behindDoc="0" locked="0" layoutInCell="1" allowOverlap="1" wp14:anchorId="185FC9B4" wp14:editId="11C0A6BD">
                <wp:simplePos x="0" y="0"/>
                <wp:positionH relativeFrom="column">
                  <wp:posOffset>537793</wp:posOffset>
                </wp:positionH>
                <wp:positionV relativeFrom="paragraph">
                  <wp:posOffset>407264</wp:posOffset>
                </wp:positionV>
                <wp:extent cx="5318125" cy="3006090"/>
                <wp:effectExtent l="0" t="0" r="15875" b="22860"/>
                <wp:wrapNone/>
                <wp:docPr id="7" name="Rectangle 7"/>
                <wp:cNvGraphicFramePr/>
                <a:graphic xmlns:a="http://schemas.openxmlformats.org/drawingml/2006/main">
                  <a:graphicData uri="http://schemas.microsoft.com/office/word/2010/wordprocessingShape">
                    <wps:wsp>
                      <wps:cNvSpPr/>
                      <wps:spPr>
                        <a:xfrm>
                          <a:off x="0" y="0"/>
                          <a:ext cx="5318125" cy="30060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57A18" id="Rectangle 7" o:spid="_x0000_s1026" style="position:absolute;margin-left:42.35pt;margin-top:32.05pt;width:418.75pt;height:23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" filled="f" strokecolor="black [3213]" strokeweight="1pt"/>
            </w:pict>
          </mc:Fallback>
        </mc:AlternateContent>
      </w:r>
      <w:r w:rsidRPr="000B2187">
        <w:t>With distributed “write access rights” you are able to view changes of application data via application history functionality on the MEGA GUI</w:t>
      </w:r>
      <w:r>
        <w:t xml:space="preserve"> (see figure below).</w:t>
      </w:r>
    </w:p>
    <w:p w14:paraId="0C326681" w14:textId="23F3957B" w:rsidR="00BD1E93" w:rsidRDefault="00BD1E93" w:rsidP="00587180">
      <w:pPr>
        <w:ind w:left="1440"/>
      </w:pPr>
      <w:r>
        <w:rPr>
          <w:noProof/>
        </w:rPr>
        <w:drawing>
          <wp:inline distT="0" distB="0" distL="0" distR="0" wp14:anchorId="3159D98D" wp14:editId="56E72D4A">
            <wp:extent cx="4945075" cy="286316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1310" cy="2878359"/>
                    </a:xfrm>
                    <a:prstGeom prst="rect">
                      <a:avLst/>
                    </a:prstGeom>
                  </pic:spPr>
                </pic:pic>
              </a:graphicData>
            </a:graphic>
          </wp:inline>
        </w:drawing>
      </w:r>
    </w:p>
    <w:p w14:paraId="362D7D68" w14:textId="05FB4AF6" w:rsidR="00BD1E93" w:rsidRDefault="00BD1E93">
      <w:pPr>
        <w:pStyle w:val="Caption"/>
        <w:ind w:left="720"/>
        <w:rPr>
          <w:sz w:val="16"/>
          <w:szCs w:val="16"/>
        </w:rPr>
        <w:pPrChange w:id="1347" w:author="Nicole Fich" w:date="2018-09-20T15:03:00Z">
          <w:pPr>
            <w:ind w:firstLine="720"/>
          </w:pPr>
        </w:pPrChange>
      </w:pPr>
      <w:r>
        <w:rPr>
          <w:b/>
          <w:sz w:val="16"/>
          <w:szCs w:val="16"/>
        </w:rPr>
        <w:t xml:space="preserve">  </w:t>
      </w:r>
      <w:bookmarkStart w:id="1348" w:name="_Toc525219250"/>
      <w:ins w:id="1349" w:author="Nicole Fich" w:date="2018-09-20T15:02:00Z">
        <w:r w:rsidR="003647C9" w:rsidRPr="003647C9">
          <w:rPr>
            <w:sz w:val="16"/>
            <w:szCs w:val="16"/>
            <w:rPrChange w:id="1350" w:author="Nicole Fich" w:date="2018-09-20T15:03:00Z">
              <w:rPr/>
            </w:rPrChange>
          </w:rPr>
          <w:t xml:space="preserve">Figure </w:t>
        </w:r>
        <w:r w:rsidR="003647C9" w:rsidRPr="003647C9">
          <w:rPr>
            <w:sz w:val="16"/>
            <w:szCs w:val="16"/>
            <w:rPrChange w:id="1351" w:author="Nicole Fich" w:date="2018-09-20T15:03:00Z">
              <w:rPr/>
            </w:rPrChange>
          </w:rPr>
          <w:fldChar w:fldCharType="begin"/>
        </w:r>
        <w:r w:rsidR="003647C9" w:rsidRPr="003647C9">
          <w:rPr>
            <w:sz w:val="16"/>
            <w:szCs w:val="16"/>
            <w:rPrChange w:id="1352" w:author="Nicole Fich" w:date="2018-09-20T15:03:00Z">
              <w:rPr/>
            </w:rPrChange>
          </w:rPr>
          <w:instrText xml:space="preserve"> SEQ Figure \* ARABIC </w:instrText>
        </w:r>
      </w:ins>
      <w:r w:rsidR="003647C9" w:rsidRPr="003647C9">
        <w:rPr>
          <w:sz w:val="16"/>
          <w:szCs w:val="16"/>
          <w:rPrChange w:id="1353" w:author="Nicole Fich" w:date="2018-09-20T15:03:00Z">
            <w:rPr/>
          </w:rPrChange>
        </w:rPr>
        <w:fldChar w:fldCharType="separate"/>
      </w:r>
      <w:ins w:id="1354" w:author="Nicole Fich" w:date="2018-09-20T15:04:00Z">
        <w:r w:rsidR="006D6DCD">
          <w:rPr>
            <w:noProof/>
            <w:sz w:val="16"/>
            <w:szCs w:val="16"/>
          </w:rPr>
          <w:t>14</w:t>
        </w:r>
      </w:ins>
      <w:ins w:id="1355" w:author="Nicole Fich" w:date="2018-09-20T15:02:00Z">
        <w:r w:rsidR="003647C9" w:rsidRPr="003647C9">
          <w:rPr>
            <w:sz w:val="16"/>
            <w:szCs w:val="16"/>
            <w:rPrChange w:id="1356" w:author="Nicole Fich" w:date="2018-09-20T15:03:00Z">
              <w:rPr/>
            </w:rPrChange>
          </w:rPr>
          <w:fldChar w:fldCharType="end"/>
        </w:r>
      </w:ins>
      <w:del w:id="1357" w:author="Nicole Fich" w:date="2018-09-20T15:02:00Z">
        <w:r w:rsidDel="003647C9">
          <w:rPr>
            <w:b/>
            <w:sz w:val="16"/>
            <w:szCs w:val="16"/>
          </w:rPr>
          <w:delText xml:space="preserve">Annex </w:delText>
        </w:r>
        <w:r w:rsidR="00587AB0" w:rsidDel="003647C9">
          <w:rPr>
            <w:b/>
            <w:sz w:val="16"/>
            <w:szCs w:val="16"/>
          </w:rPr>
          <w:delText>1</w:delText>
        </w:r>
      </w:del>
      <w:r w:rsidRPr="0050033F">
        <w:rPr>
          <w:sz w:val="16"/>
          <w:szCs w:val="16"/>
        </w:rPr>
        <w:t>: Screenshot</w:t>
      </w:r>
      <w:r>
        <w:rPr>
          <w:sz w:val="16"/>
          <w:szCs w:val="16"/>
        </w:rPr>
        <w:t xml:space="preserve"> of application history in the MEGA GUI</w:t>
      </w:r>
      <w:bookmarkEnd w:id="1348"/>
    </w:p>
    <w:p w14:paraId="19F14294" w14:textId="05B0B6A8" w:rsidR="00EF5295" w:rsidRPr="00587180" w:rsidRDefault="00EF5295" w:rsidP="00587180">
      <w:pPr>
        <w:rPr>
          <w:b/>
          <w:sz w:val="24"/>
        </w:rPr>
      </w:pPr>
    </w:p>
    <w:p w14:paraId="2D518B86" w14:textId="490C3C8A" w:rsidR="00653F22" w:rsidRDefault="00653F22" w:rsidP="00653F22">
      <w:pPr>
        <w:pStyle w:val="Heading2"/>
      </w:pPr>
      <w:bookmarkStart w:id="1358" w:name="_Toc525121606"/>
      <w:r>
        <w:t>Clearing Modelling Guide</w:t>
      </w:r>
      <w:bookmarkEnd w:id="1358"/>
    </w:p>
    <w:p w14:paraId="512C8006" w14:textId="757B6816" w:rsidR="00FC0BBF" w:rsidRDefault="00FC0BBF" w:rsidP="00BD1E93">
      <w:pPr>
        <w:ind w:firstLine="720"/>
      </w:pPr>
      <w:r>
        <w:rPr>
          <w:noProof/>
          <w:u w:val="single"/>
        </w:rPr>
        <mc:AlternateContent>
          <mc:Choice Requires="wps">
            <w:drawing>
              <wp:anchor distT="0" distB="0" distL="114300" distR="114300" simplePos="0" relativeHeight="251678720" behindDoc="0" locked="0" layoutInCell="1" allowOverlap="1" wp14:anchorId="07BC180D" wp14:editId="02639DE5">
                <wp:simplePos x="0" y="0"/>
                <wp:positionH relativeFrom="column">
                  <wp:posOffset>537794</wp:posOffset>
                </wp:positionH>
                <wp:positionV relativeFrom="paragraph">
                  <wp:posOffset>14656</wp:posOffset>
                </wp:positionV>
                <wp:extent cx="5318125" cy="1199693"/>
                <wp:effectExtent l="0" t="0" r="15875" b="19685"/>
                <wp:wrapNone/>
                <wp:docPr id="12" name="Rectangle 12"/>
                <wp:cNvGraphicFramePr/>
                <a:graphic xmlns:a="http://schemas.openxmlformats.org/drawingml/2006/main">
                  <a:graphicData uri="http://schemas.microsoft.com/office/word/2010/wordprocessingShape">
                    <wps:wsp>
                      <wps:cNvSpPr/>
                      <wps:spPr>
                        <a:xfrm>
                          <a:off x="0" y="0"/>
                          <a:ext cx="5318125" cy="119969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BE546" id="Rectangle 12" o:spid="_x0000_s1026" style="position:absolute;margin-left:42.35pt;margin-top:1.15pt;width:418.75pt;height:9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" filled="f" strokecolor="black [3213]" strokeweight="1pt"/>
            </w:pict>
          </mc:Fallback>
        </mc:AlternateContent>
      </w:r>
    </w:p>
    <w:p w14:paraId="4E8654AB" w14:textId="4DF70159" w:rsidR="00653F22" w:rsidRDefault="00FC0BBF" w:rsidP="00BD1E93">
      <w:pPr>
        <w:ind w:firstLine="720"/>
      </w:pPr>
      <w:r>
        <w:t xml:space="preserve">                          </w:t>
      </w:r>
      <w:bookmarkStart w:id="1359" w:name="_MON_1597149474"/>
      <w:bookmarkEnd w:id="1359"/>
      <w:r w:rsidR="00653F22">
        <w:object w:dxaOrig="1534" w:dyaOrig="993" w14:anchorId="0AD21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39" o:title=""/>
          </v:shape>
          <o:OLEObject Type="Embed" ProgID="PowerPoint.Show.12" ShapeID="_x0000_i1025" DrawAspect="Icon" ObjectID="_1602317041" r:id="rId40"/>
        </w:object>
      </w:r>
    </w:p>
    <w:p w14:paraId="17FBA06E" w14:textId="6EE2CF1F" w:rsidR="00FC0BBF" w:rsidRDefault="00FC0BBF" w:rsidP="00BD1E93">
      <w:pPr>
        <w:ind w:firstLine="720"/>
      </w:pPr>
    </w:p>
    <w:p w14:paraId="0E30C908" w14:textId="7737458F" w:rsidR="00FC0BBF" w:rsidRDefault="00FC0BBF">
      <w:pPr>
        <w:pStyle w:val="Caption"/>
        <w:ind w:left="720"/>
        <w:rPr>
          <w:sz w:val="16"/>
          <w:szCs w:val="16"/>
        </w:rPr>
        <w:pPrChange w:id="1360" w:author="Nicole Fich" w:date="2018-09-20T15:04:00Z">
          <w:pPr>
            <w:ind w:firstLine="720"/>
          </w:pPr>
        </w:pPrChange>
      </w:pPr>
      <w:r>
        <w:rPr>
          <w:b/>
          <w:sz w:val="16"/>
          <w:szCs w:val="16"/>
        </w:rPr>
        <w:t xml:space="preserve">  </w:t>
      </w:r>
      <w:bookmarkStart w:id="1361" w:name="_Toc525219251"/>
      <w:ins w:id="1362" w:author="Nicole Fich" w:date="2018-09-20T15:04:00Z">
        <w:r w:rsidR="006D6DCD" w:rsidRPr="006D6DCD">
          <w:rPr>
            <w:sz w:val="16"/>
            <w:szCs w:val="16"/>
            <w:rPrChange w:id="1363" w:author="Nicole Fich" w:date="2018-09-20T15:04:00Z">
              <w:rPr/>
            </w:rPrChange>
          </w:rPr>
          <w:t xml:space="preserve">Figure </w:t>
        </w:r>
        <w:r w:rsidR="006D6DCD" w:rsidRPr="006D6DCD">
          <w:rPr>
            <w:sz w:val="16"/>
            <w:szCs w:val="16"/>
            <w:rPrChange w:id="1364" w:author="Nicole Fich" w:date="2018-09-20T15:04:00Z">
              <w:rPr/>
            </w:rPrChange>
          </w:rPr>
          <w:fldChar w:fldCharType="begin"/>
        </w:r>
        <w:r w:rsidR="006D6DCD" w:rsidRPr="006D6DCD">
          <w:rPr>
            <w:sz w:val="16"/>
            <w:szCs w:val="16"/>
            <w:rPrChange w:id="1365" w:author="Nicole Fich" w:date="2018-09-20T15:04:00Z">
              <w:rPr/>
            </w:rPrChange>
          </w:rPr>
          <w:instrText xml:space="preserve"> SEQ Figure \* ARABIC </w:instrText>
        </w:r>
      </w:ins>
      <w:r w:rsidR="006D6DCD" w:rsidRPr="006D6DCD">
        <w:rPr>
          <w:sz w:val="16"/>
          <w:szCs w:val="16"/>
          <w:rPrChange w:id="1366" w:author="Nicole Fich" w:date="2018-09-20T15:04:00Z">
            <w:rPr/>
          </w:rPrChange>
        </w:rPr>
        <w:fldChar w:fldCharType="separate"/>
      </w:r>
      <w:ins w:id="1367" w:author="Nicole Fich" w:date="2018-09-20T15:04:00Z">
        <w:r w:rsidR="006D6DCD" w:rsidRPr="006D6DCD">
          <w:rPr>
            <w:noProof/>
            <w:sz w:val="16"/>
            <w:szCs w:val="16"/>
            <w:rPrChange w:id="1368" w:author="Nicole Fich" w:date="2018-09-20T15:04:00Z">
              <w:rPr>
                <w:noProof/>
              </w:rPr>
            </w:rPrChange>
          </w:rPr>
          <w:t>15</w:t>
        </w:r>
        <w:r w:rsidR="006D6DCD" w:rsidRPr="006D6DCD">
          <w:rPr>
            <w:sz w:val="16"/>
            <w:szCs w:val="16"/>
            <w:rPrChange w:id="1369" w:author="Nicole Fich" w:date="2018-09-20T15:04:00Z">
              <w:rPr/>
            </w:rPrChange>
          </w:rPr>
          <w:fldChar w:fldCharType="end"/>
        </w:r>
        <w:r w:rsidR="006D6DCD" w:rsidRPr="006D6DCD">
          <w:rPr>
            <w:sz w:val="16"/>
            <w:szCs w:val="16"/>
          </w:rPr>
          <w:t>:</w:t>
        </w:r>
      </w:ins>
      <w:del w:id="1370" w:author="Nicole Fich" w:date="2018-09-20T15:04:00Z">
        <w:r w:rsidRPr="006D6DCD" w:rsidDel="006D6DCD">
          <w:rPr>
            <w:b/>
            <w:sz w:val="16"/>
            <w:szCs w:val="16"/>
          </w:rPr>
          <w:delText>Annex 2</w:delText>
        </w:r>
        <w:r w:rsidRPr="006D6DCD" w:rsidDel="006D6DCD">
          <w:rPr>
            <w:sz w:val="16"/>
            <w:szCs w:val="16"/>
          </w:rPr>
          <w:delText>:</w:delText>
        </w:r>
      </w:del>
      <w:r w:rsidRPr="0050033F">
        <w:rPr>
          <w:sz w:val="16"/>
          <w:szCs w:val="16"/>
        </w:rPr>
        <w:t xml:space="preserve"> </w:t>
      </w:r>
      <w:r>
        <w:rPr>
          <w:sz w:val="16"/>
          <w:szCs w:val="16"/>
        </w:rPr>
        <w:t>Clearing Modelling Guide</w:t>
      </w:r>
      <w:r w:rsidR="001210EC">
        <w:rPr>
          <w:sz w:val="16"/>
          <w:szCs w:val="16"/>
        </w:rPr>
        <w:t xml:space="preserve"> (as of 2017)</w:t>
      </w:r>
      <w:bookmarkEnd w:id="1361"/>
    </w:p>
    <w:p w14:paraId="2A3D8F97" w14:textId="77777777" w:rsidR="007F60AC" w:rsidRPr="0020088B" w:rsidRDefault="007F60AC" w:rsidP="00FC0BBF">
      <w:pPr>
        <w:ind w:firstLine="720"/>
      </w:pPr>
    </w:p>
    <w:sectPr w:rsidR="007F60AC" w:rsidRPr="0020088B" w:rsidSect="009429BD">
      <w:pgSz w:w="11907" w:h="16839" w:code="9"/>
      <w:pgMar w:top="1411" w:right="1411" w:bottom="1138" w:left="1411" w:header="734" w:footer="504" w:gutter="0"/>
      <w:paperSrc w:first="15" w:other="15"/>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5" w:author="Nicole Fich" w:date="2018-09-10T14:28:00Z" w:initials="NF">
    <w:p w14:paraId="0A1C60D0" w14:textId="0560B05E" w:rsidR="00043C2D" w:rsidRDefault="00043C2D">
      <w:pPr>
        <w:pStyle w:val="CommentText"/>
      </w:pPr>
      <w:r>
        <w:rPr>
          <w:rStyle w:val="CommentReference"/>
        </w:rPr>
        <w:annotationRef/>
      </w:r>
      <w:r>
        <w:t>Change wording</w:t>
      </w:r>
    </w:p>
  </w:comment>
  <w:comment w:id="506" w:author="Nicole Fich" w:date="2018-08-21T17:17:00Z" w:initials="NF">
    <w:p w14:paraId="0F1C14F3" w14:textId="0ACC9707" w:rsidR="00043C2D" w:rsidRDefault="00043C2D">
      <w:pPr>
        <w:pStyle w:val="CommentText"/>
      </w:pPr>
      <w:r>
        <w:rPr>
          <w:rStyle w:val="CommentReference"/>
        </w:rPr>
        <w:annotationRef/>
      </w:r>
      <w:r>
        <w:t>Additional risks?</w:t>
      </w:r>
    </w:p>
    <w:p w14:paraId="65CAAA74" w14:textId="47406157" w:rsidR="00043C2D" w:rsidRDefault="00043C2D">
      <w:pPr>
        <w:pStyle w:val="CommentText"/>
      </w:pPr>
      <w:r>
        <w:t>Also mitigation mentioned here?</w:t>
      </w:r>
    </w:p>
  </w:comment>
  <w:comment w:id="508" w:author="Nicole Fich" w:date="2018-08-21T17:10:00Z" w:initials="NF">
    <w:p w14:paraId="1FE77647" w14:textId="72E51020" w:rsidR="00043C2D" w:rsidRDefault="00043C2D">
      <w:pPr>
        <w:pStyle w:val="CommentText"/>
      </w:pPr>
      <w:r>
        <w:rPr>
          <w:rStyle w:val="CommentReference"/>
        </w:rPr>
        <w:annotationRef/>
      </w:r>
      <w:r>
        <w:t>Details to be provided – Picture of flow…</w:t>
      </w:r>
    </w:p>
  </w:comment>
  <w:comment w:id="540" w:author="Nicole Fich" w:date="2018-08-17T15:45:00Z" w:initials="NF">
    <w:p w14:paraId="3B286F12" w14:textId="1AFC9F6D" w:rsidR="00043C2D" w:rsidRDefault="00043C2D" w:rsidP="00C44B92">
      <w:pPr>
        <w:pStyle w:val="CommentText"/>
        <w:numPr>
          <w:ilvl w:val="0"/>
          <w:numId w:val="45"/>
        </w:numPr>
      </w:pPr>
      <w:r>
        <w:rPr>
          <w:rStyle w:val="CommentReference"/>
        </w:rPr>
        <w:annotationRef/>
      </w:r>
      <w:r w:rsidRPr="00C44B92">
        <w:t>Do we need a Service Level agreement with the several departments and Legal Entities?</w:t>
      </w:r>
    </w:p>
    <w:p w14:paraId="687CDD14" w14:textId="49A37C89" w:rsidR="00043C2D" w:rsidRDefault="00043C2D" w:rsidP="00C44B92">
      <w:pPr>
        <w:pStyle w:val="CommentText"/>
        <w:numPr>
          <w:ilvl w:val="0"/>
          <w:numId w:val="45"/>
        </w:numPr>
      </w:pPr>
      <w:r>
        <w:t>Do we have to set up a Service Manual for MEGA with UHD, etc.?</w:t>
      </w:r>
    </w:p>
    <w:p w14:paraId="026A6A5C" w14:textId="77777777" w:rsidR="00043C2D" w:rsidRPr="00C44B92" w:rsidRDefault="00043C2D">
      <w:pPr>
        <w:pStyle w:val="CommentText"/>
      </w:pPr>
    </w:p>
  </w:comment>
  <w:comment w:id="760" w:author="Nicole Fich" w:date="2018-08-17T08:59:00Z" w:initials="NF">
    <w:p w14:paraId="735C0A6B" w14:textId="66900EBB" w:rsidR="00043C2D" w:rsidRPr="0096196B" w:rsidRDefault="00043C2D">
      <w:pPr>
        <w:pStyle w:val="CommentText"/>
      </w:pPr>
      <w:r>
        <w:rPr>
          <w:rStyle w:val="CommentReference"/>
        </w:rPr>
        <w:annotationRef/>
      </w:r>
      <w:r w:rsidRPr="0096196B">
        <w:t>Further explanation needed?</w:t>
      </w:r>
    </w:p>
  </w:comment>
  <w:comment w:id="772" w:author="Nicole Fich" w:date="2018-08-21T17:37:00Z" w:initials="NF">
    <w:p w14:paraId="174C0804" w14:textId="7F3BFA9E" w:rsidR="00043C2D" w:rsidRDefault="00043C2D">
      <w:pPr>
        <w:pStyle w:val="CommentText"/>
      </w:pPr>
      <w:r>
        <w:rPr>
          <w:rStyle w:val="CommentReference"/>
        </w:rPr>
        <w:annotationRef/>
      </w:r>
      <w:r>
        <w:t>Use bisagi as flowchart creater</w:t>
      </w:r>
    </w:p>
  </w:comment>
  <w:comment w:id="876" w:author="Nicole Fich" w:date="2018-08-30T15:37:00Z" w:initials="NF">
    <w:p w14:paraId="20BD6532" w14:textId="47B5BBFF" w:rsidR="00043C2D" w:rsidRDefault="00043C2D">
      <w:pPr>
        <w:pStyle w:val="CommentText"/>
      </w:pPr>
      <w:r>
        <w:rPr>
          <w:rStyle w:val="CommentReference"/>
        </w:rPr>
        <w:annotationRef/>
      </w:r>
      <w:r>
        <w:t>Process around status flag has to be aligned with Legal Entities</w:t>
      </w:r>
    </w:p>
  </w:comment>
  <w:comment w:id="879" w:author="Nicole Fich" w:date="2018-09-10T17:23:00Z" w:initials="NF">
    <w:p w14:paraId="698E4264" w14:textId="23BAC2E3" w:rsidR="00043C2D" w:rsidRDefault="00043C2D">
      <w:pPr>
        <w:pStyle w:val="CommentText"/>
      </w:pPr>
      <w:r>
        <w:rPr>
          <w:rStyle w:val="CommentReference"/>
        </w:rPr>
        <w:annotationRef/>
      </w:r>
      <w:r>
        <w:t>Wording be like this?</w:t>
      </w:r>
    </w:p>
  </w:comment>
  <w:comment w:id="882" w:author="Nicole Fich" w:date="2018-09-10T17:23:00Z" w:initials="NF">
    <w:p w14:paraId="525241CE" w14:textId="3F500C9C" w:rsidR="00043C2D" w:rsidRDefault="00043C2D">
      <w:pPr>
        <w:pStyle w:val="CommentText"/>
      </w:pPr>
      <w:r>
        <w:rPr>
          <w:rStyle w:val="CommentReference"/>
        </w:rPr>
        <w:annotationRef/>
      </w:r>
      <w:r>
        <w:t>Be set automatically in status in review every quarter?</w:t>
      </w:r>
    </w:p>
  </w:comment>
  <w:comment w:id="950" w:author="Nicole Fich" w:date="2018-09-11T11:02:00Z" w:initials="NF">
    <w:p w14:paraId="5A50E1A6" w14:textId="2B615A66" w:rsidR="00043C2D" w:rsidRDefault="00043C2D">
      <w:pPr>
        <w:pStyle w:val="CommentText"/>
      </w:pPr>
      <w:r>
        <w:rPr>
          <w:rStyle w:val="CommentReference"/>
        </w:rPr>
        <w:annotationRef/>
      </w:r>
      <w:r>
        <w:t>If not approve than we will meet with the stakheolders?</w:t>
      </w:r>
    </w:p>
  </w:comment>
  <w:comment w:id="957" w:author="Nicole Fich" w:date="2018-08-28T17:17:00Z" w:initials="NF">
    <w:p w14:paraId="5C331477" w14:textId="5A1E6A21" w:rsidR="00043C2D" w:rsidRDefault="00043C2D">
      <w:pPr>
        <w:pStyle w:val="CommentText"/>
      </w:pPr>
      <w:r>
        <w:rPr>
          <w:rStyle w:val="CommentReference"/>
        </w:rPr>
        <w:annotationRef/>
      </w:r>
      <w:r>
        <w:t>Involve the CSM process group / SAP support group. They should be informed about deleted applications, changes, etc.</w:t>
      </w:r>
    </w:p>
  </w:comment>
  <w:comment w:id="959" w:author="Nicole Fich" w:date="2018-08-17T09:14:00Z" w:initials="NF">
    <w:p w14:paraId="1FD26D25" w14:textId="18AB8C8B" w:rsidR="00043C2D" w:rsidRPr="009E37B2" w:rsidRDefault="00043C2D">
      <w:pPr>
        <w:pStyle w:val="CommentText"/>
      </w:pPr>
      <w:r>
        <w:rPr>
          <w:rStyle w:val="CommentReference"/>
        </w:rPr>
        <w:annotationRef/>
      </w:r>
      <w:r w:rsidRPr="009E37B2">
        <w:t>If one disagree we have to set up a Panel to discuss the point</w:t>
      </w:r>
    </w:p>
  </w:comment>
  <w:comment w:id="960" w:author="Nicole Fich" w:date="2018-08-17T09:13:00Z" w:initials="NF">
    <w:p w14:paraId="5036EA37" w14:textId="4A21FA24" w:rsidR="00043C2D" w:rsidRPr="009E37B2" w:rsidRDefault="00043C2D">
      <w:pPr>
        <w:pStyle w:val="CommentText"/>
      </w:pPr>
      <w:r>
        <w:rPr>
          <w:rStyle w:val="CommentReference"/>
        </w:rPr>
        <w:annotationRef/>
      </w:r>
      <w:r w:rsidRPr="009E37B2">
        <w:t>And Information Owner as well?</w:t>
      </w:r>
    </w:p>
  </w:comment>
  <w:comment w:id="962" w:author="Nicole Fich" w:date="2018-08-17T09:11:00Z" w:initials="NF">
    <w:p w14:paraId="057503DA" w14:textId="0B6F6BDE" w:rsidR="00043C2D" w:rsidRPr="009E37B2" w:rsidRDefault="00043C2D">
      <w:pPr>
        <w:pStyle w:val="CommentText"/>
      </w:pPr>
      <w:r>
        <w:rPr>
          <w:rStyle w:val="CommentReference"/>
        </w:rPr>
        <w:annotationRef/>
      </w:r>
      <w:r w:rsidRPr="009E37B2">
        <w:t xml:space="preserve">Do we want this really or do we need approval from all? </w:t>
      </w:r>
      <w:r>
        <w:t>Should be that some are using the application and still need the MEGA entry</w:t>
      </w:r>
    </w:p>
  </w:comment>
  <w:comment w:id="970" w:author="Nicole Fich" w:date="2018-09-11T11:54:00Z" w:initials="NF">
    <w:p w14:paraId="01AB8CA6" w14:textId="26660E77" w:rsidR="00043C2D" w:rsidRDefault="00043C2D">
      <w:pPr>
        <w:pStyle w:val="CommentText"/>
      </w:pPr>
      <w:r>
        <w:rPr>
          <w:rStyle w:val="CommentReference"/>
        </w:rPr>
        <w:annotationRef/>
      </w:r>
      <w:r>
        <w:t>After decommission does the admin should inform anyone or note it in the jira ticket?</w:t>
      </w:r>
    </w:p>
  </w:comment>
  <w:comment w:id="1000" w:author="Arne Rosin" w:date="2018-08-16T10:40:00Z" w:initials="AR">
    <w:p w14:paraId="68B25690" w14:textId="4B5AB744" w:rsidR="00043C2D" w:rsidRPr="00D41EE5" w:rsidRDefault="00043C2D">
      <w:pPr>
        <w:pStyle w:val="CommentText"/>
      </w:pPr>
      <w:r>
        <w:rPr>
          <w:rStyle w:val="CommentReference"/>
        </w:rPr>
        <w:annotationRef/>
      </w:r>
      <w:r w:rsidRPr="00D41EE5">
        <w:t xml:space="preserve">Does a „reject“ mean that the application / component should not be deleted or that the approver is not the right one to decide. </w:t>
      </w:r>
      <w:r>
        <w:t>In Alfresco we differentiat between “reject” (= not me) and deny</w:t>
      </w:r>
    </w:p>
  </w:comment>
  <w:comment w:id="1001" w:author="Nicole Fich" w:date="2018-08-17T09:21:00Z" w:initials="NF">
    <w:p w14:paraId="56CCC331" w14:textId="21C41924" w:rsidR="00043C2D" w:rsidRPr="00DD5D27" w:rsidRDefault="00043C2D">
      <w:pPr>
        <w:pStyle w:val="CommentText"/>
      </w:pPr>
      <w:r>
        <w:rPr>
          <w:rStyle w:val="CommentReference"/>
        </w:rPr>
        <w:annotationRef/>
      </w:r>
      <w:r w:rsidRPr="00DD5D27">
        <w:t>Tbd – and it would trigger a Panel</w:t>
      </w:r>
    </w:p>
  </w:comment>
  <w:comment w:id="1009" w:author="Nicole Fich" w:date="2018-08-30T15:39:00Z" w:initials="NF">
    <w:p w14:paraId="01A03797" w14:textId="1361297A" w:rsidR="00043C2D" w:rsidRDefault="00043C2D">
      <w:pPr>
        <w:pStyle w:val="CommentText"/>
      </w:pPr>
      <w:r>
        <w:rPr>
          <w:rStyle w:val="CommentReference"/>
        </w:rPr>
        <w:annotationRef/>
      </w:r>
      <w:r>
        <w:t>To be defined in detail: technical component, bundle</w:t>
      </w:r>
    </w:p>
  </w:comment>
  <w:comment w:id="1017" w:author="Nicole Fich" w:date="2018-09-07T15:51:00Z" w:initials="NF">
    <w:p w14:paraId="5ED751BE" w14:textId="1625C049" w:rsidR="00043C2D" w:rsidRPr="00896774" w:rsidRDefault="00043C2D">
      <w:pPr>
        <w:pStyle w:val="CommentText"/>
      </w:pPr>
      <w:r>
        <w:rPr>
          <w:rStyle w:val="CommentReference"/>
        </w:rPr>
        <w:annotationRef/>
      </w:r>
      <w:r>
        <w:t>Data source</w:t>
      </w:r>
      <w:r w:rsidRPr="00896774">
        <w:t>: GIS from risk assessment, classification by 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1C60D0" w15:done="0"/>
  <w15:commentEx w15:paraId="65CAAA74" w15:done="0"/>
  <w15:commentEx w15:paraId="1FE77647" w15:done="0"/>
  <w15:commentEx w15:paraId="026A6A5C" w15:done="0"/>
  <w15:commentEx w15:paraId="735C0A6B" w15:done="0"/>
  <w15:commentEx w15:paraId="174C0804" w15:done="0"/>
  <w15:commentEx w15:paraId="20BD6532" w15:done="0"/>
  <w15:commentEx w15:paraId="698E4264" w15:done="0"/>
  <w15:commentEx w15:paraId="525241CE" w15:done="0"/>
  <w15:commentEx w15:paraId="5A50E1A6" w15:done="0"/>
  <w15:commentEx w15:paraId="5C331477" w15:done="0"/>
  <w15:commentEx w15:paraId="1FD26D25" w15:done="0"/>
  <w15:commentEx w15:paraId="5036EA37" w15:done="0"/>
  <w15:commentEx w15:paraId="057503DA" w15:done="0"/>
  <w15:commentEx w15:paraId="01AB8CA6" w15:done="0"/>
  <w15:commentEx w15:paraId="68B25690" w15:done="0"/>
  <w15:commentEx w15:paraId="56CCC331" w15:paraIdParent="68B25690" w15:done="0"/>
  <w15:commentEx w15:paraId="01A03797" w15:done="0"/>
  <w15:commentEx w15:paraId="5ED751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641F1" w14:textId="77777777" w:rsidR="00043C2D" w:rsidRDefault="00043C2D" w:rsidP="0019767F">
      <w:pPr>
        <w:spacing w:after="0" w:line="240" w:lineRule="auto"/>
      </w:pPr>
      <w:r>
        <w:separator/>
      </w:r>
    </w:p>
  </w:endnote>
  <w:endnote w:type="continuationSeparator" w:id="0">
    <w:p w14:paraId="7735CE10" w14:textId="77777777" w:rsidR="00043C2D" w:rsidRDefault="00043C2D" w:rsidP="00197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News Gothic GDB">
    <w:panose1 w:val="020B0406020203020204"/>
    <w:charset w:val="00"/>
    <w:family w:val="swiss"/>
    <w:pitch w:val="variable"/>
    <w:sig w:usb0="80000027" w:usb1="0000004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1D6E9" w14:textId="77777777" w:rsidR="00043C2D" w:rsidRDefault="00043C2D" w:rsidP="0019767F">
      <w:pPr>
        <w:spacing w:after="0" w:line="240" w:lineRule="auto"/>
      </w:pPr>
      <w:r>
        <w:separator/>
      </w:r>
    </w:p>
  </w:footnote>
  <w:footnote w:type="continuationSeparator" w:id="0">
    <w:p w14:paraId="740E0D76" w14:textId="77777777" w:rsidR="00043C2D" w:rsidRDefault="00043C2D" w:rsidP="0019767F">
      <w:pPr>
        <w:spacing w:after="0" w:line="240" w:lineRule="auto"/>
      </w:pPr>
      <w:r>
        <w:continuationSeparator/>
      </w:r>
    </w:p>
  </w:footnote>
  <w:footnote w:id="1">
    <w:p w14:paraId="62575BC9" w14:textId="04D651F9" w:rsidR="00043C2D" w:rsidRPr="007E46BC" w:rsidRDefault="00043C2D">
      <w:pPr>
        <w:pStyle w:val="FootnoteText"/>
        <w:snapToGrid w:val="0"/>
        <w:spacing w:after="0" w:line="240" w:lineRule="auto"/>
        <w:rPr>
          <w:sz w:val="16"/>
          <w:szCs w:val="16"/>
          <w:rPrChange w:id="546" w:author="Nicole Fich" w:date="2018-09-11T14:04:00Z">
            <w:rPr/>
          </w:rPrChange>
        </w:rPr>
        <w:pPrChange w:id="547" w:author="Nicole Fich" w:date="2018-09-19T12:06:00Z">
          <w:pPr>
            <w:pStyle w:val="FootnoteText"/>
          </w:pPr>
        </w:pPrChange>
      </w:pPr>
      <w:ins w:id="548" w:author="Nicole Fich" w:date="2018-09-11T13:56:00Z">
        <w:r w:rsidRPr="008103D0">
          <w:rPr>
            <w:rStyle w:val="FootnoteReference"/>
            <w:sz w:val="16"/>
            <w:szCs w:val="16"/>
            <w:rPrChange w:id="549" w:author="Nicole Fich" w:date="2018-09-11T13:56:00Z">
              <w:rPr>
                <w:rStyle w:val="FootnoteReference"/>
              </w:rPr>
            </w:rPrChange>
          </w:rPr>
          <w:footnoteRef/>
        </w:r>
        <w:r w:rsidRPr="008103D0">
          <w:rPr>
            <w:sz w:val="16"/>
            <w:szCs w:val="16"/>
            <w:rPrChange w:id="550" w:author="Nicole Fich" w:date="2018-09-11T13:56:00Z">
              <w:rPr/>
            </w:rPrChange>
          </w:rPr>
          <w:t xml:space="preserve"> </w:t>
        </w:r>
        <w:r w:rsidRPr="007E46BC">
          <w:rPr>
            <w:sz w:val="16"/>
            <w:szCs w:val="16"/>
            <w:lang w:val="en-GB"/>
            <w:rPrChange w:id="551" w:author="Nicole Fich" w:date="2018-09-11T14:04:00Z">
              <w:rPr>
                <w:lang w:val="de-DE"/>
              </w:rPr>
            </w:rPrChange>
          </w:rPr>
          <w:t>As of 29.08.2018</w:t>
        </w:r>
      </w:ins>
    </w:p>
  </w:footnote>
  <w:footnote w:id="2">
    <w:p w14:paraId="6FB5F8C1" w14:textId="6F1BCC92" w:rsidR="00043C2D" w:rsidRPr="007E46BC" w:rsidRDefault="00043C2D">
      <w:pPr>
        <w:pStyle w:val="FootnoteText"/>
        <w:snapToGrid w:val="0"/>
        <w:spacing w:after="0" w:line="240" w:lineRule="auto"/>
        <w:rPr>
          <w:sz w:val="16"/>
          <w:szCs w:val="16"/>
          <w:rPrChange w:id="560" w:author="Nicole Fich" w:date="2018-09-11T14:04:00Z">
            <w:rPr/>
          </w:rPrChange>
        </w:rPr>
        <w:pPrChange w:id="561" w:author="Nicole Fich" w:date="2018-09-19T12:06:00Z">
          <w:pPr>
            <w:pStyle w:val="FootnoteText"/>
          </w:pPr>
        </w:pPrChange>
      </w:pPr>
      <w:ins w:id="562" w:author="Nicole Fich" w:date="2018-09-11T14:04:00Z">
        <w:r w:rsidRPr="007E46BC">
          <w:rPr>
            <w:rStyle w:val="FootnoteReference"/>
            <w:sz w:val="16"/>
            <w:szCs w:val="16"/>
            <w:rPrChange w:id="563" w:author="Nicole Fich" w:date="2018-09-11T14:04:00Z">
              <w:rPr>
                <w:rStyle w:val="FootnoteReference"/>
              </w:rPr>
            </w:rPrChange>
          </w:rPr>
          <w:footnoteRef/>
        </w:r>
        <w:r w:rsidRPr="007E46BC">
          <w:rPr>
            <w:sz w:val="16"/>
            <w:szCs w:val="16"/>
            <w:rPrChange w:id="564" w:author="Nicole Fich" w:date="2018-09-11T14:04:00Z">
              <w:rPr/>
            </w:rPrChange>
          </w:rPr>
          <w:t xml:space="preserve"> See chapter 4.2</w:t>
        </w:r>
      </w:ins>
    </w:p>
  </w:footnote>
  <w:footnote w:id="3">
    <w:p w14:paraId="111B3824" w14:textId="17863D1F" w:rsidR="00043C2D" w:rsidRPr="00915153" w:rsidRDefault="00043C2D" w:rsidP="00915153">
      <w:pPr>
        <w:pStyle w:val="FootnoteText"/>
        <w:rPr>
          <w:sz w:val="16"/>
          <w:szCs w:val="16"/>
          <w:rPrChange w:id="586" w:author="Nicole Fich" w:date="2018-09-11T13:55:00Z">
            <w:rPr/>
          </w:rPrChange>
        </w:rPr>
      </w:pPr>
      <w:ins w:id="587" w:author="Nicole Fich" w:date="2018-09-11T13:54:00Z">
        <w:r w:rsidRPr="00915153">
          <w:rPr>
            <w:rStyle w:val="FootnoteReference"/>
            <w:sz w:val="16"/>
            <w:szCs w:val="16"/>
            <w:rPrChange w:id="588" w:author="Nicole Fich" w:date="2018-09-11T13:55:00Z">
              <w:rPr>
                <w:rStyle w:val="FootnoteReference"/>
              </w:rPr>
            </w:rPrChange>
          </w:rPr>
          <w:footnoteRef/>
        </w:r>
        <w:r w:rsidRPr="00915153">
          <w:rPr>
            <w:sz w:val="16"/>
            <w:szCs w:val="16"/>
            <w:rPrChange w:id="589" w:author="Nicole Fich" w:date="2018-09-11T13:55:00Z">
              <w:rPr/>
            </w:rPrChange>
          </w:rPr>
          <w:t xml:space="preserve"> </w:t>
        </w:r>
      </w:ins>
      <w:ins w:id="590" w:author="Nicole Fich" w:date="2018-09-11T13:55:00Z">
        <w:r w:rsidRPr="00915153">
          <w:rPr>
            <w:sz w:val="16"/>
            <w:szCs w:val="16"/>
            <w:rPrChange w:id="591" w:author="Nicole Fich" w:date="2018-09-11T13:55:00Z">
              <w:rPr/>
            </w:rPrChange>
          </w:rPr>
          <w:t>See figure 3</w:t>
        </w:r>
      </w:ins>
      <w:ins w:id="592" w:author="Nicole Fich" w:date="2018-09-11T13:56:00Z">
        <w:r w:rsidRPr="00915153">
          <w:t xml:space="preserve"> </w:t>
        </w:r>
        <w:r w:rsidRPr="00915153">
          <w:rPr>
            <w:sz w:val="16"/>
            <w:szCs w:val="16"/>
          </w:rPr>
          <w:t>MEGA product contacts</w:t>
        </w:r>
      </w:ins>
    </w:p>
  </w:footnote>
  <w:footnote w:id="4">
    <w:p w14:paraId="096C0561" w14:textId="77777777" w:rsidR="00043C2D" w:rsidRPr="00587180" w:rsidRDefault="00043C2D" w:rsidP="00FB5393">
      <w:pPr>
        <w:pStyle w:val="FootnoteText"/>
        <w:rPr>
          <w:ins w:id="691" w:author="Nicole Fich" w:date="2018-09-19T12:14:00Z"/>
          <w:sz w:val="16"/>
          <w:szCs w:val="16"/>
        </w:rPr>
      </w:pPr>
      <w:ins w:id="692" w:author="Nicole Fich" w:date="2018-09-19T12:14:00Z">
        <w:r w:rsidRPr="00587180">
          <w:rPr>
            <w:rStyle w:val="FootnoteReference"/>
            <w:sz w:val="16"/>
            <w:szCs w:val="16"/>
          </w:rPr>
          <w:footnoteRef/>
        </w:r>
        <w:r w:rsidRPr="00587180">
          <w:rPr>
            <w:sz w:val="16"/>
            <w:szCs w:val="16"/>
          </w:rPr>
          <w:t xml:space="preserve"> For details see Security Concept Chapter 3.2 User Authorization Model</w:t>
        </w:r>
      </w:ins>
    </w:p>
  </w:footnote>
  <w:footnote w:id="5">
    <w:p w14:paraId="4A4477DB" w14:textId="591DC067" w:rsidR="00043C2D" w:rsidRPr="00587180" w:rsidDel="00FB5393" w:rsidRDefault="00043C2D">
      <w:pPr>
        <w:pStyle w:val="FootnoteText"/>
        <w:rPr>
          <w:del w:id="757" w:author="Nicole Fich" w:date="2018-09-19T12:14:00Z"/>
          <w:sz w:val="16"/>
          <w:szCs w:val="16"/>
        </w:rPr>
      </w:pPr>
      <w:del w:id="758" w:author="Nicole Fich" w:date="2018-09-19T12:14:00Z">
        <w:r w:rsidRPr="00587180" w:rsidDel="00FB5393">
          <w:rPr>
            <w:rStyle w:val="FootnoteReference"/>
            <w:sz w:val="16"/>
            <w:szCs w:val="16"/>
          </w:rPr>
          <w:footnoteRef/>
        </w:r>
        <w:r w:rsidRPr="00587180" w:rsidDel="00FB5393">
          <w:rPr>
            <w:sz w:val="16"/>
            <w:szCs w:val="16"/>
          </w:rPr>
          <w:delText xml:space="preserve"> For details see Security Concept Chapter 3.2 User Authorization Model</w:delText>
        </w:r>
      </w:del>
    </w:p>
  </w:footnote>
  <w:footnote w:id="6">
    <w:p w14:paraId="20980063" w14:textId="0E80D688" w:rsidR="00043C2D" w:rsidRPr="0038188C" w:rsidRDefault="00043C2D" w:rsidP="0038188C">
      <w:pPr>
        <w:pStyle w:val="FootnoteText"/>
        <w:snapToGrid w:val="0"/>
        <w:spacing w:after="0" w:line="240" w:lineRule="auto"/>
        <w:ind w:left="142"/>
        <w:rPr>
          <w:sz w:val="16"/>
          <w:szCs w:val="16"/>
          <w:rPrChange w:id="799" w:author="Nicole Fich" w:date="2018-09-11T13:53:00Z">
            <w:rPr/>
          </w:rPrChange>
        </w:rPr>
      </w:pPr>
      <w:r w:rsidRPr="0038188C">
        <w:rPr>
          <w:rStyle w:val="FootnoteReference"/>
          <w:sz w:val="16"/>
          <w:szCs w:val="16"/>
          <w:rPrChange w:id="800" w:author="Nicole Fich" w:date="2018-09-11T13:53:00Z">
            <w:rPr>
              <w:rStyle w:val="FootnoteReference"/>
            </w:rPr>
          </w:rPrChange>
        </w:rPr>
        <w:footnoteRef/>
      </w:r>
      <w:r w:rsidRPr="0038188C">
        <w:rPr>
          <w:sz w:val="16"/>
          <w:szCs w:val="16"/>
          <w:rPrChange w:id="801" w:author="Nicole Fich" w:date="2018-09-11T13:53:00Z">
            <w:rPr/>
          </w:rPrChange>
        </w:rPr>
        <w:t xml:space="preserve"> </w:t>
      </w:r>
      <w:r w:rsidRPr="0038188C">
        <w:rPr>
          <w:sz w:val="16"/>
          <w:szCs w:val="16"/>
        </w:rPr>
        <w:t>Definition of an application within MEGA see annex 4.1</w:t>
      </w:r>
    </w:p>
  </w:footnote>
  <w:footnote w:id="7">
    <w:p w14:paraId="26162CE3" w14:textId="2E1B2186" w:rsidR="00043C2D" w:rsidRPr="0038188C" w:rsidRDefault="00043C2D">
      <w:pPr>
        <w:pStyle w:val="FootnoteText"/>
        <w:spacing w:after="0"/>
        <w:ind w:left="142"/>
        <w:rPr>
          <w:sz w:val="16"/>
          <w:szCs w:val="16"/>
          <w:rPrChange w:id="823" w:author="Nicole Fich" w:date="2018-09-11T13:53:00Z">
            <w:rPr/>
          </w:rPrChange>
        </w:rPr>
        <w:pPrChange w:id="824" w:author="Nicole Fich" w:date="2018-09-11T13:53:00Z">
          <w:pPr>
            <w:pStyle w:val="FootnoteText"/>
          </w:pPr>
        </w:pPrChange>
      </w:pPr>
      <w:ins w:id="825" w:author="Nicole Fich" w:date="2018-09-11T13:52:00Z">
        <w:r w:rsidRPr="0038188C">
          <w:rPr>
            <w:rStyle w:val="FootnoteReference"/>
            <w:sz w:val="16"/>
            <w:szCs w:val="16"/>
            <w:rPrChange w:id="826" w:author="Nicole Fich" w:date="2018-09-11T13:53:00Z">
              <w:rPr>
                <w:rStyle w:val="FootnoteReference"/>
              </w:rPr>
            </w:rPrChange>
          </w:rPr>
          <w:footnoteRef/>
        </w:r>
        <w:r w:rsidRPr="0038188C">
          <w:rPr>
            <w:sz w:val="16"/>
            <w:szCs w:val="16"/>
            <w:rPrChange w:id="827" w:author="Nicole Fich" w:date="2018-09-11T13:53:00Z">
              <w:rPr/>
            </w:rPrChange>
          </w:rPr>
          <w:t xml:space="preserve"> </w:t>
        </w:r>
        <w:r w:rsidRPr="0038188C">
          <w:rPr>
            <w:sz w:val="16"/>
            <w:szCs w:val="16"/>
          </w:rPr>
          <w:t xml:space="preserve">Contact </w:t>
        </w:r>
        <w:r w:rsidRPr="00374D1B">
          <w:rPr>
            <w:sz w:val="16"/>
            <w:szCs w:val="16"/>
          </w:rPr>
          <w:t>details (User ID, Email address) of Legal Entities are directly stored in MEGA</w:t>
        </w:r>
      </w:ins>
    </w:p>
  </w:footnote>
  <w:footnote w:id="8">
    <w:p w14:paraId="7C8530B1" w14:textId="77777777" w:rsidR="00043C2D" w:rsidRPr="00587180" w:rsidRDefault="00043C2D" w:rsidP="0038188C">
      <w:pPr>
        <w:pStyle w:val="FootnoteText"/>
        <w:snapToGrid w:val="0"/>
        <w:spacing w:after="0" w:line="240" w:lineRule="auto"/>
        <w:ind w:left="142"/>
        <w:rPr>
          <w:ins w:id="830" w:author="Nicole Fich" w:date="2018-09-10T17:29:00Z"/>
          <w:sz w:val="16"/>
          <w:szCs w:val="16"/>
        </w:rPr>
      </w:pPr>
      <w:ins w:id="831" w:author="Nicole Fich" w:date="2018-09-10T17:29:00Z">
        <w:r w:rsidRPr="0038188C">
          <w:rPr>
            <w:rStyle w:val="FootnoteReference"/>
            <w:sz w:val="16"/>
            <w:szCs w:val="16"/>
          </w:rPr>
          <w:footnoteRef/>
        </w:r>
        <w:r w:rsidRPr="0038188C">
          <w:rPr>
            <w:sz w:val="16"/>
            <w:szCs w:val="16"/>
          </w:rPr>
          <w:t xml:space="preserve"> Banking-regulated: Eurex Clearing AG, </w:t>
        </w:r>
        <w:r w:rsidRPr="00374D1B">
          <w:rPr>
            <w:sz w:val="16"/>
            <w:szCs w:val="16"/>
          </w:rPr>
          <w:t xml:space="preserve">Clearstream Banking AG (FRA), </w:t>
        </w:r>
        <w:r w:rsidRPr="00915153">
          <w:rPr>
            <w:sz w:val="16"/>
            <w:szCs w:val="16"/>
          </w:rPr>
          <w:t>Clearstream Banking S.A., Lux CSD and ECC</w:t>
        </w:r>
      </w:ins>
    </w:p>
  </w:footnote>
  <w:footnote w:id="9">
    <w:p w14:paraId="1CA9F5FB" w14:textId="77777777" w:rsidR="00043C2D" w:rsidRPr="00587180" w:rsidRDefault="00043C2D" w:rsidP="00D15A94">
      <w:pPr>
        <w:snapToGrid w:val="0"/>
        <w:spacing w:after="0" w:line="240" w:lineRule="auto"/>
        <w:rPr>
          <w:ins w:id="832" w:author="Nicole Fich" w:date="2018-09-10T17:29:00Z"/>
          <w:sz w:val="16"/>
          <w:szCs w:val="16"/>
        </w:rPr>
      </w:pPr>
      <w:ins w:id="833" w:author="Nicole Fich" w:date="2018-09-10T17:29:00Z">
        <w:r>
          <w:rPr>
            <w:rStyle w:val="FootnoteReference"/>
          </w:rPr>
          <w:footnoteRef/>
        </w:r>
        <w:r w:rsidRPr="005A0E9D">
          <w:t xml:space="preserve"> </w:t>
        </w:r>
        <w:r w:rsidRPr="00587180">
          <w:rPr>
            <w:sz w:val="16"/>
            <w:szCs w:val="16"/>
          </w:rPr>
          <w:t xml:space="preserve">see </w:t>
        </w:r>
        <w:r>
          <w:rPr>
            <w:rStyle w:val="Hyperlink"/>
            <w:sz w:val="16"/>
            <w:szCs w:val="16"/>
          </w:rPr>
          <w:fldChar w:fldCharType="begin"/>
        </w:r>
        <w:r>
          <w:rPr>
            <w:rStyle w:val="Hyperlink"/>
            <w:sz w:val="16"/>
            <w:szCs w:val="16"/>
          </w:rPr>
          <w:instrText xml:space="preserve"> HYPERLINK "http://intranet.deutsche-boerse.de/INTRANET/departments/gis.nsf/0/5F585F612681D0F6C12576CE00537FA0/$file/Information%20Owners%20201706.pdf" </w:instrText>
        </w:r>
        <w:r>
          <w:rPr>
            <w:rStyle w:val="Hyperlink"/>
            <w:sz w:val="16"/>
            <w:szCs w:val="16"/>
          </w:rPr>
          <w:fldChar w:fldCharType="separate"/>
        </w:r>
        <w:r w:rsidRPr="00587180">
          <w:rPr>
            <w:rStyle w:val="Hyperlink"/>
            <w:sz w:val="16"/>
            <w:szCs w:val="16"/>
          </w:rPr>
          <w:t>http://intranet.deutsche-boerse.de/INTRANET/departments/gis.nsf/0/5F585F612681D0F6C12576CE00537FA0/$file/Information%20Owners%20201706.pdf</w:t>
        </w:r>
        <w:r>
          <w:rPr>
            <w:rStyle w:val="Hyperlink"/>
            <w:sz w:val="16"/>
            <w:szCs w:val="16"/>
          </w:rPr>
          <w:fldChar w:fldCharType="end"/>
        </w:r>
        <w:r w:rsidRPr="00587180">
          <w:rPr>
            <w:sz w:val="16"/>
            <w:szCs w:val="16"/>
          </w:rPr>
          <w:t>)</w:t>
        </w:r>
      </w:ins>
    </w:p>
  </w:footnote>
  <w:footnote w:id="10">
    <w:p w14:paraId="143C81DC" w14:textId="6EE91748" w:rsidR="00043C2D" w:rsidRPr="00587180" w:rsidDel="00D15A94" w:rsidRDefault="00043C2D" w:rsidP="00587180">
      <w:pPr>
        <w:pStyle w:val="FootnoteText"/>
        <w:snapToGrid w:val="0"/>
        <w:spacing w:after="0" w:line="240" w:lineRule="auto"/>
        <w:ind w:left="142"/>
        <w:rPr>
          <w:del w:id="843" w:author="Nicole Fich" w:date="2018-09-10T17:29:00Z"/>
          <w:sz w:val="16"/>
          <w:szCs w:val="16"/>
        </w:rPr>
      </w:pPr>
      <w:del w:id="844" w:author="Nicole Fich" w:date="2018-09-10T17:29:00Z">
        <w:r w:rsidRPr="00587180" w:rsidDel="00D15A94">
          <w:rPr>
            <w:rStyle w:val="FootnoteReference"/>
            <w:sz w:val="16"/>
            <w:szCs w:val="16"/>
          </w:rPr>
          <w:footnoteRef/>
        </w:r>
        <w:r w:rsidRPr="00587180" w:rsidDel="00D15A94">
          <w:rPr>
            <w:sz w:val="16"/>
            <w:szCs w:val="16"/>
          </w:rPr>
          <w:delText xml:space="preserve"> Banking-regulated: </w:delText>
        </w:r>
        <w:r w:rsidRPr="00641B4A" w:rsidDel="00D15A94">
          <w:rPr>
            <w:sz w:val="16"/>
            <w:szCs w:val="16"/>
          </w:rPr>
          <w:delText xml:space="preserve">Eurex Clearing AG, </w:delText>
        </w:r>
        <w:r w:rsidRPr="005A0E9D" w:rsidDel="00D15A94">
          <w:rPr>
            <w:sz w:val="16"/>
            <w:szCs w:val="16"/>
          </w:rPr>
          <w:delText xml:space="preserve">Clearstream Banking AG (FRA), </w:delText>
        </w:r>
        <w:r w:rsidRPr="00641B4A" w:rsidDel="00D15A94">
          <w:rPr>
            <w:sz w:val="16"/>
            <w:szCs w:val="16"/>
          </w:rPr>
          <w:delText xml:space="preserve">Clearstream Banking S.A., </w:delText>
        </w:r>
        <w:r w:rsidRPr="005A0E9D" w:rsidDel="00D15A94">
          <w:rPr>
            <w:sz w:val="16"/>
            <w:szCs w:val="16"/>
          </w:rPr>
          <w:delText>Lux CSD and ECC</w:delText>
        </w:r>
      </w:del>
    </w:p>
  </w:footnote>
  <w:footnote w:id="11">
    <w:p w14:paraId="560C6A78" w14:textId="231515BE" w:rsidR="00043C2D" w:rsidRPr="00587180" w:rsidDel="00D15A94" w:rsidRDefault="00043C2D" w:rsidP="00587180">
      <w:pPr>
        <w:snapToGrid w:val="0"/>
        <w:spacing w:after="0" w:line="240" w:lineRule="auto"/>
        <w:rPr>
          <w:del w:id="845" w:author="Nicole Fich" w:date="2018-09-10T17:29:00Z"/>
          <w:sz w:val="16"/>
          <w:szCs w:val="16"/>
        </w:rPr>
      </w:pPr>
      <w:del w:id="846" w:author="Nicole Fich" w:date="2018-09-10T17:29:00Z">
        <w:r w:rsidDel="00D15A94">
          <w:rPr>
            <w:rStyle w:val="FootnoteReference"/>
          </w:rPr>
          <w:footnoteRef/>
        </w:r>
        <w:r w:rsidRPr="005A0E9D" w:rsidDel="00D15A94">
          <w:delText xml:space="preserve"> </w:delText>
        </w:r>
        <w:r w:rsidRPr="00587180" w:rsidDel="00D15A94">
          <w:rPr>
            <w:sz w:val="16"/>
            <w:szCs w:val="16"/>
          </w:rPr>
          <w:delText xml:space="preserve">see </w:delText>
        </w:r>
        <w:r w:rsidDel="00D15A94">
          <w:rPr>
            <w:rStyle w:val="Hyperlink"/>
            <w:sz w:val="16"/>
            <w:szCs w:val="16"/>
          </w:rPr>
          <w:fldChar w:fldCharType="begin"/>
        </w:r>
        <w:r w:rsidDel="00D15A94">
          <w:rPr>
            <w:rStyle w:val="Hyperlink"/>
            <w:sz w:val="16"/>
            <w:szCs w:val="16"/>
          </w:rPr>
          <w:delInstrText xml:space="preserve"> HYPERLINK "http://intranet.deutsche-boerse.de/INTRANET/departments/gis.nsf/0/5F585F612681D0F6C12576CE00537FA0/$file/Information%20Owners%20201706.pdf" </w:delInstrText>
        </w:r>
        <w:r w:rsidDel="00D15A94">
          <w:rPr>
            <w:rStyle w:val="Hyperlink"/>
            <w:sz w:val="16"/>
            <w:szCs w:val="16"/>
          </w:rPr>
          <w:fldChar w:fldCharType="separate"/>
        </w:r>
        <w:r w:rsidRPr="00587180" w:rsidDel="00D15A94">
          <w:rPr>
            <w:rStyle w:val="Hyperlink"/>
            <w:sz w:val="16"/>
            <w:szCs w:val="16"/>
          </w:rPr>
          <w:delText>http://intranet.deutsche-boerse.de/INTRANET/departments/gis.nsf/0/5F585F612681D0F6C12576CE00537FA0/$file/Information%20Owners%20201706.pdf</w:delText>
        </w:r>
        <w:r w:rsidDel="00D15A94">
          <w:rPr>
            <w:rStyle w:val="Hyperlink"/>
            <w:sz w:val="16"/>
            <w:szCs w:val="16"/>
          </w:rPr>
          <w:fldChar w:fldCharType="end"/>
        </w:r>
        <w:r w:rsidRPr="00587180" w:rsidDel="00D15A94">
          <w:rPr>
            <w:sz w:val="16"/>
            <w:szCs w:val="16"/>
          </w:rPr>
          <w:delText>)</w:delText>
        </w:r>
      </w:del>
    </w:p>
  </w:footnote>
  <w:footnote w:id="12">
    <w:p w14:paraId="25C265B5" w14:textId="789B7759" w:rsidR="00043C2D" w:rsidRDefault="00043C2D">
      <w:pPr>
        <w:pStyle w:val="FootnoteText"/>
        <w:ind w:left="142"/>
        <w:pPrChange w:id="883" w:author="Nicole Fich" w:date="2018-09-20T11:38:00Z">
          <w:pPr>
            <w:pStyle w:val="FootnoteText"/>
          </w:pPr>
        </w:pPrChange>
      </w:pPr>
      <w:r>
        <w:rPr>
          <w:rStyle w:val="FootnoteReference"/>
        </w:rPr>
        <w:footnoteRef/>
      </w:r>
      <w:r>
        <w:t xml:space="preserve"> </w:t>
      </w:r>
      <w:r w:rsidRPr="00587180">
        <w:rPr>
          <w:sz w:val="16"/>
          <w:szCs w:val="16"/>
        </w:rPr>
        <w:t>Details</w:t>
      </w:r>
      <w:r>
        <w:rPr>
          <w:sz w:val="16"/>
          <w:szCs w:val="16"/>
        </w:rPr>
        <w:t xml:space="preserve"> </w:t>
      </w:r>
      <w:r w:rsidRPr="00587180">
        <w:rPr>
          <w:sz w:val="16"/>
          <w:szCs w:val="16"/>
        </w:rPr>
        <w:t>see chapter 3.3.2</w:t>
      </w:r>
    </w:p>
  </w:footnote>
  <w:footnote w:id="13">
    <w:p w14:paraId="52FC4FB1" w14:textId="5E973253" w:rsidR="00043C2D" w:rsidRPr="004C0077" w:rsidRDefault="00043C2D">
      <w:pPr>
        <w:pStyle w:val="FootnoteText"/>
        <w:rPr>
          <w:sz w:val="16"/>
          <w:szCs w:val="16"/>
          <w:rPrChange w:id="1033" w:author="Nicole Fich" w:date="2018-09-11T13:19:00Z">
            <w:rPr/>
          </w:rPrChange>
        </w:rPr>
      </w:pPr>
      <w:ins w:id="1034" w:author="Nicole Fich" w:date="2018-09-11T13:19:00Z">
        <w:r w:rsidRPr="004C0077">
          <w:rPr>
            <w:rStyle w:val="FootnoteReference"/>
            <w:sz w:val="16"/>
            <w:szCs w:val="16"/>
            <w:rPrChange w:id="1035" w:author="Nicole Fich" w:date="2018-09-11T13:19:00Z">
              <w:rPr>
                <w:rStyle w:val="FootnoteReference"/>
              </w:rPr>
            </w:rPrChange>
          </w:rPr>
          <w:footnoteRef/>
        </w:r>
        <w:r w:rsidRPr="004C0077">
          <w:rPr>
            <w:sz w:val="16"/>
            <w:szCs w:val="16"/>
            <w:rPrChange w:id="1036" w:author="Nicole Fich" w:date="2018-09-11T13:19:00Z">
              <w:rPr/>
            </w:rPrChange>
          </w:rPr>
          <w:t xml:space="preserve"> </w:t>
        </w:r>
        <w:r w:rsidRPr="004C0077">
          <w:rPr>
            <w:sz w:val="16"/>
            <w:szCs w:val="16"/>
            <w:lang w:val="en-GB"/>
            <w:rPrChange w:id="1037" w:author="Nicole Fich" w:date="2018-09-11T13:19:00Z">
              <w:rPr>
                <w:lang w:val="de-DE"/>
              </w:rPr>
            </w:rPrChange>
          </w:rPr>
          <w:t>For details on roles&amp;rights please see chapter 3.2 and Authorization Concept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134" w:type="dxa"/>
      <w:tblLayout w:type="fixed"/>
      <w:tblCellMar>
        <w:left w:w="0" w:type="dxa"/>
        <w:right w:w="0" w:type="dxa"/>
      </w:tblCellMar>
      <w:tblLook w:val="0000" w:firstRow="0" w:lastRow="0" w:firstColumn="0" w:lastColumn="0" w:noHBand="0" w:noVBand="0"/>
    </w:tblPr>
    <w:tblGrid>
      <w:gridCol w:w="5557"/>
      <w:gridCol w:w="1418"/>
      <w:gridCol w:w="2098"/>
    </w:tblGrid>
    <w:tr w:rsidR="00043C2D" w14:paraId="2C82583F" w14:textId="77777777">
      <w:trPr>
        <w:trHeight w:hRule="exact" w:val="312"/>
      </w:trPr>
      <w:tc>
        <w:tcPr>
          <w:tcW w:w="5557" w:type="dxa"/>
          <w:tcBorders>
            <w:top w:val="single" w:sz="12" w:space="0" w:color="auto"/>
          </w:tcBorders>
        </w:tcPr>
        <w:p w14:paraId="2C82583C" w14:textId="77777777" w:rsidR="00043C2D" w:rsidRDefault="00043C2D">
          <w:pPr>
            <w:pStyle w:val="Handbuchtitel"/>
          </w:pPr>
        </w:p>
      </w:tc>
      <w:tc>
        <w:tcPr>
          <w:tcW w:w="1418" w:type="dxa"/>
        </w:tcPr>
        <w:p w14:paraId="2C82583D" w14:textId="77777777" w:rsidR="00043C2D" w:rsidRDefault="00043C2D">
          <w:pPr>
            <w:pStyle w:val="Header"/>
          </w:pPr>
        </w:p>
      </w:tc>
      <w:tc>
        <w:tcPr>
          <w:tcW w:w="2098" w:type="dxa"/>
          <w:tcBorders>
            <w:top w:val="single" w:sz="12" w:space="0" w:color="auto"/>
            <w:bottom w:val="single" w:sz="6" w:space="0" w:color="auto"/>
          </w:tcBorders>
        </w:tcPr>
        <w:p w14:paraId="2C82583E" w14:textId="77777777" w:rsidR="00043C2D" w:rsidRDefault="00043C2D" w:rsidP="00582FF0">
          <w:pPr>
            <w:pStyle w:val="Header"/>
            <w:ind w:left="113"/>
          </w:pPr>
        </w:p>
      </w:tc>
    </w:tr>
    <w:tr w:rsidR="00043C2D" w14:paraId="2C825843" w14:textId="77777777">
      <w:trPr>
        <w:trHeight w:hRule="exact" w:val="312"/>
      </w:trPr>
      <w:tc>
        <w:tcPr>
          <w:tcW w:w="5557" w:type="dxa"/>
          <w:tcBorders>
            <w:bottom w:val="single" w:sz="6" w:space="0" w:color="auto"/>
          </w:tcBorders>
        </w:tcPr>
        <w:p w14:paraId="2C825840" w14:textId="77777777" w:rsidR="00043C2D" w:rsidRDefault="00043C2D">
          <w:pPr>
            <w:pStyle w:val="Handbuchtitel"/>
          </w:pPr>
        </w:p>
      </w:tc>
      <w:tc>
        <w:tcPr>
          <w:tcW w:w="1418" w:type="dxa"/>
        </w:tcPr>
        <w:p w14:paraId="2C825841" w14:textId="77777777" w:rsidR="00043C2D" w:rsidRDefault="00043C2D">
          <w:pPr>
            <w:pStyle w:val="Header"/>
          </w:pPr>
        </w:p>
      </w:tc>
      <w:tc>
        <w:tcPr>
          <w:tcW w:w="2098" w:type="dxa"/>
          <w:tcBorders>
            <w:bottom w:val="single" w:sz="6" w:space="0" w:color="auto"/>
          </w:tcBorders>
        </w:tcPr>
        <w:p w14:paraId="2C825842" w14:textId="77777777" w:rsidR="00043C2D" w:rsidRDefault="00043C2D" w:rsidP="00582FF0">
          <w:pPr>
            <w:pStyle w:val="Header"/>
            <w:ind w:left="113"/>
          </w:pPr>
        </w:p>
      </w:tc>
    </w:tr>
    <w:tr w:rsidR="00043C2D" w14:paraId="2C825847" w14:textId="77777777">
      <w:trPr>
        <w:trHeight w:hRule="exact" w:val="312"/>
      </w:trPr>
      <w:tc>
        <w:tcPr>
          <w:tcW w:w="5557" w:type="dxa"/>
        </w:tcPr>
        <w:p w14:paraId="2C825844" w14:textId="77777777" w:rsidR="00043C2D" w:rsidRDefault="00043C2D" w:rsidP="00582FF0">
          <w:pPr>
            <w:pStyle w:val="Kapitelberschrift"/>
            <w:spacing w:line="216" w:lineRule="auto"/>
          </w:pPr>
        </w:p>
      </w:tc>
      <w:tc>
        <w:tcPr>
          <w:tcW w:w="1418" w:type="dxa"/>
        </w:tcPr>
        <w:p w14:paraId="2C825845" w14:textId="77777777" w:rsidR="00043C2D" w:rsidRDefault="00043C2D">
          <w:pPr>
            <w:pStyle w:val="Header"/>
          </w:pPr>
        </w:p>
      </w:tc>
      <w:tc>
        <w:tcPr>
          <w:tcW w:w="2098" w:type="dxa"/>
          <w:tcBorders>
            <w:bottom w:val="single" w:sz="6" w:space="0" w:color="auto"/>
          </w:tcBorders>
        </w:tcPr>
        <w:p w14:paraId="2C825846" w14:textId="77777777" w:rsidR="00043C2D" w:rsidRDefault="00043C2D" w:rsidP="00582FF0">
          <w:pPr>
            <w:pStyle w:val="Header"/>
            <w:ind w:left="113"/>
          </w:pPr>
        </w:p>
      </w:tc>
    </w:tr>
    <w:tr w:rsidR="00043C2D" w14:paraId="2C82584B" w14:textId="77777777">
      <w:trPr>
        <w:trHeight w:hRule="exact" w:val="312"/>
      </w:trPr>
      <w:tc>
        <w:tcPr>
          <w:tcW w:w="5557" w:type="dxa"/>
        </w:tcPr>
        <w:p w14:paraId="2C825848" w14:textId="77777777" w:rsidR="00043C2D" w:rsidRDefault="00043C2D" w:rsidP="00582FF0">
          <w:pPr>
            <w:pStyle w:val="Kapitelberschrift"/>
            <w:spacing w:line="216" w:lineRule="auto"/>
          </w:pPr>
        </w:p>
      </w:tc>
      <w:tc>
        <w:tcPr>
          <w:tcW w:w="1418" w:type="dxa"/>
        </w:tcPr>
        <w:p w14:paraId="2C825849" w14:textId="77777777" w:rsidR="00043C2D" w:rsidRDefault="00043C2D">
          <w:pPr>
            <w:pStyle w:val="Header"/>
          </w:pPr>
        </w:p>
      </w:tc>
      <w:tc>
        <w:tcPr>
          <w:tcW w:w="2098" w:type="dxa"/>
          <w:tcBorders>
            <w:bottom w:val="single" w:sz="6" w:space="0" w:color="auto"/>
          </w:tcBorders>
        </w:tcPr>
        <w:p w14:paraId="2C82584A" w14:textId="77777777" w:rsidR="00043C2D" w:rsidRDefault="00043C2D" w:rsidP="00582FF0">
          <w:pPr>
            <w:pStyle w:val="Header"/>
            <w:ind w:left="113"/>
          </w:pPr>
        </w:p>
      </w:tc>
    </w:tr>
    <w:tr w:rsidR="00043C2D" w14:paraId="2C82584F" w14:textId="77777777">
      <w:trPr>
        <w:trHeight w:hRule="exact" w:val="312"/>
      </w:trPr>
      <w:tc>
        <w:tcPr>
          <w:tcW w:w="5557" w:type="dxa"/>
          <w:tcBorders>
            <w:bottom w:val="single" w:sz="6" w:space="0" w:color="auto"/>
          </w:tcBorders>
        </w:tcPr>
        <w:p w14:paraId="2C82584C" w14:textId="77777777" w:rsidR="00043C2D" w:rsidRDefault="00043C2D" w:rsidP="00582FF0">
          <w:pPr>
            <w:pStyle w:val="Kapitelberschrift"/>
            <w:spacing w:line="216" w:lineRule="auto"/>
          </w:pPr>
        </w:p>
      </w:tc>
      <w:tc>
        <w:tcPr>
          <w:tcW w:w="1418" w:type="dxa"/>
        </w:tcPr>
        <w:p w14:paraId="2C82584D" w14:textId="77777777" w:rsidR="00043C2D" w:rsidRDefault="00043C2D">
          <w:pPr>
            <w:pStyle w:val="Header"/>
          </w:pPr>
        </w:p>
      </w:tc>
      <w:tc>
        <w:tcPr>
          <w:tcW w:w="2098" w:type="dxa"/>
          <w:tcBorders>
            <w:bottom w:val="single" w:sz="6" w:space="0" w:color="auto"/>
          </w:tcBorders>
        </w:tcPr>
        <w:p w14:paraId="2C82584E" w14:textId="77777777" w:rsidR="00043C2D" w:rsidRDefault="00043C2D" w:rsidP="00582FF0">
          <w:pPr>
            <w:pStyle w:val="Header"/>
            <w:ind w:left="113"/>
          </w:pPr>
        </w:p>
      </w:tc>
    </w:tr>
  </w:tbl>
  <w:p w14:paraId="2C825850" w14:textId="77777777" w:rsidR="00043C2D" w:rsidRDefault="00043C2D">
    <w:pPr>
      <w:pStyle w:val="Header"/>
    </w:pPr>
    <w:r>
      <w:rPr>
        <w:rFonts w:ascii="Times New Roman" w:hAnsi="Times New Roman"/>
        <w:noProof/>
      </w:rPr>
      <mc:AlternateContent>
        <mc:Choice Requires="wps">
          <w:drawing>
            <wp:anchor distT="0" distB="0" distL="114300" distR="114300" simplePos="0" relativeHeight="251655680" behindDoc="0" locked="0" layoutInCell="0" allowOverlap="1" wp14:anchorId="2C82587E" wp14:editId="2C82587F">
              <wp:simplePos x="0" y="0"/>
              <wp:positionH relativeFrom="page">
                <wp:posOffset>1440180</wp:posOffset>
              </wp:positionH>
              <wp:positionV relativeFrom="page">
                <wp:posOffset>1800225</wp:posOffset>
              </wp:positionV>
              <wp:extent cx="5760720" cy="635"/>
              <wp:effectExtent l="11430" t="9525" r="9525" b="8890"/>
              <wp:wrapNone/>
              <wp:docPr id="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635"/>
                      </a:xfrm>
                      <a:prstGeom prst="line">
                        <a:avLst/>
                      </a:prstGeom>
                      <a:noFill/>
                      <a:ln w="1778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4B21CE" id="Line 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141.75pt" to="567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" o:allowincell="f" strokeweight="1.4pt">
              <v:stroke startarrowwidth="narrow" startarrowlength="short" endarrowwidth="narrow" endarrowlength="short"/>
              <w10:wrap anchorx="page" anchory="page"/>
            </v:line>
          </w:pict>
        </mc:Fallback>
      </mc:AlternateContent>
    </w:r>
    <w:r>
      <w:rPr>
        <w:rFonts w:ascii="Times New Roman" w:hAnsi="Times New Roman"/>
        <w:noProof/>
      </w:rPr>
      <mc:AlternateContent>
        <mc:Choice Requires="wps">
          <w:drawing>
            <wp:anchor distT="0" distB="0" distL="114300" distR="114300" simplePos="0" relativeHeight="251656704" behindDoc="0" locked="0" layoutInCell="0" allowOverlap="1" wp14:anchorId="2C825880" wp14:editId="2C825881">
              <wp:simplePos x="0" y="0"/>
              <wp:positionH relativeFrom="page">
                <wp:posOffset>1440180</wp:posOffset>
              </wp:positionH>
              <wp:positionV relativeFrom="page">
                <wp:posOffset>10297160</wp:posOffset>
              </wp:positionV>
              <wp:extent cx="5760720" cy="635"/>
              <wp:effectExtent l="11430" t="10160" r="9525" b="177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635"/>
                      </a:xfrm>
                      <a:prstGeom prst="line">
                        <a:avLst/>
                      </a:prstGeom>
                      <a:noFill/>
                      <a:ln w="1778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67CB50" id="Line 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810.8pt" to="567pt,8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" o:allowincell="f" strokeweight="1.4pt">
              <v:stroke startarrowwidth="narrow" startarrowlength="short" endarrowwidth="narrow" endarrowlength="shor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25851" w14:textId="77777777" w:rsidR="00043C2D" w:rsidRDefault="00043C2D" w:rsidP="00582FF0">
    <w:pPr>
      <w:pStyle w:val="Header"/>
      <w:spacing w:after="0" w:line="300" w:lineRule="atLeast"/>
      <w:jc w:val="left"/>
      <w:rPr>
        <w:rFonts w:ascii="Times New Roman" w:hAnsi="Times New Roman"/>
      </w:rPr>
    </w:pPr>
    <w:bookmarkStart w:id="1" w:name="mrkLogo"/>
    <w:bookmarkEnd w:id="1"/>
    <w:r>
      <w:rPr>
        <w:rFonts w:ascii="Times New Roman" w:hAnsi="Times New Roman"/>
      </w:rPr>
      <w:t xml:space="preserve"> </w:t>
    </w:r>
  </w:p>
  <w:p w14:paraId="2C825852" w14:textId="77777777" w:rsidR="00043C2D" w:rsidRPr="00410ACB" w:rsidRDefault="00043C2D" w:rsidP="00582FF0">
    <w:pPr>
      <w:pStyle w:val="Header"/>
      <w:spacing w:after="0" w:line="300" w:lineRule="atLeast"/>
      <w:jc w:val="left"/>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3" w:type="dxa"/>
      <w:tblInd w:w="851" w:type="dxa"/>
      <w:tblLayout w:type="fixed"/>
      <w:tblCellMar>
        <w:left w:w="0" w:type="dxa"/>
        <w:right w:w="0" w:type="dxa"/>
      </w:tblCellMar>
      <w:tblLook w:val="0000" w:firstRow="0" w:lastRow="0" w:firstColumn="0" w:lastColumn="0" w:noHBand="0" w:noVBand="0"/>
    </w:tblPr>
    <w:tblGrid>
      <w:gridCol w:w="5557"/>
      <w:gridCol w:w="538"/>
      <w:gridCol w:w="2978"/>
    </w:tblGrid>
    <w:tr w:rsidR="00043C2D" w14:paraId="2C825856" w14:textId="77777777" w:rsidTr="00075D7A">
      <w:trPr>
        <w:trHeight w:hRule="exact" w:val="340"/>
      </w:trPr>
      <w:tc>
        <w:tcPr>
          <w:tcW w:w="5557" w:type="dxa"/>
          <w:tcBorders>
            <w:top w:val="single" w:sz="12" w:space="0" w:color="auto"/>
          </w:tcBorders>
        </w:tcPr>
        <w:p w14:paraId="2C825853" w14:textId="77777777" w:rsidR="00043C2D" w:rsidRDefault="00043C2D" w:rsidP="007531F0">
          <w:pPr>
            <w:pStyle w:val="Handbuchtitel"/>
            <w:spacing w:after="0" w:line="240" w:lineRule="auto"/>
          </w:pPr>
          <w:r>
            <w:t>Deutsche Börse AG</w:t>
          </w:r>
        </w:p>
      </w:tc>
      <w:tc>
        <w:tcPr>
          <w:tcW w:w="538" w:type="dxa"/>
        </w:tcPr>
        <w:p w14:paraId="2C825854" w14:textId="77777777" w:rsidR="00043C2D" w:rsidRDefault="00043C2D" w:rsidP="007531F0">
          <w:pPr>
            <w:pStyle w:val="Header"/>
            <w:spacing w:after="0" w:line="240" w:lineRule="auto"/>
          </w:pPr>
        </w:p>
      </w:tc>
      <w:tc>
        <w:tcPr>
          <w:tcW w:w="2978" w:type="dxa"/>
          <w:tcBorders>
            <w:top w:val="single" w:sz="12" w:space="0" w:color="auto"/>
            <w:bottom w:val="single" w:sz="6" w:space="0" w:color="auto"/>
          </w:tcBorders>
        </w:tcPr>
        <w:p w14:paraId="2C825855" w14:textId="3F27E37E" w:rsidR="00043C2D" w:rsidRDefault="00043C2D" w:rsidP="00C511DB">
          <w:pPr>
            <w:pStyle w:val="Header"/>
            <w:spacing w:after="0" w:line="240" w:lineRule="auto"/>
            <w:ind w:left="113"/>
          </w:pPr>
          <w:r>
            <w:t>Process document</w:t>
          </w:r>
        </w:p>
      </w:tc>
    </w:tr>
    <w:tr w:rsidR="00043C2D" w:rsidRPr="00143431" w14:paraId="2C82585A" w14:textId="77777777" w:rsidTr="00075D7A">
      <w:trPr>
        <w:trHeight w:hRule="exact" w:val="340"/>
      </w:trPr>
      <w:tc>
        <w:tcPr>
          <w:tcW w:w="5557" w:type="dxa"/>
          <w:tcBorders>
            <w:bottom w:val="single" w:sz="6" w:space="0" w:color="auto"/>
          </w:tcBorders>
        </w:tcPr>
        <w:p w14:paraId="2C825857" w14:textId="77777777" w:rsidR="00043C2D" w:rsidRDefault="00043C2D" w:rsidP="007531F0">
          <w:pPr>
            <w:pStyle w:val="Handbuchtitel"/>
            <w:spacing w:after="0" w:line="240" w:lineRule="auto"/>
          </w:pPr>
          <w:r>
            <w:t xml:space="preserve"> </w:t>
          </w:r>
        </w:p>
      </w:tc>
      <w:tc>
        <w:tcPr>
          <w:tcW w:w="538" w:type="dxa"/>
        </w:tcPr>
        <w:p w14:paraId="2C825858" w14:textId="77777777" w:rsidR="00043C2D" w:rsidRDefault="00043C2D" w:rsidP="007531F0">
          <w:pPr>
            <w:pStyle w:val="Header"/>
            <w:spacing w:after="0" w:line="240" w:lineRule="auto"/>
          </w:pPr>
        </w:p>
      </w:tc>
      <w:tc>
        <w:tcPr>
          <w:tcW w:w="2978" w:type="dxa"/>
          <w:tcBorders>
            <w:bottom w:val="single" w:sz="6" w:space="0" w:color="auto"/>
          </w:tcBorders>
        </w:tcPr>
        <w:p w14:paraId="2C825859" w14:textId="5FF6041F" w:rsidR="00043C2D" w:rsidRPr="00075D7A" w:rsidRDefault="00043C2D" w:rsidP="000E175F">
          <w:pPr>
            <w:pStyle w:val="Header"/>
            <w:spacing w:after="0" w:line="240" w:lineRule="auto"/>
            <w:ind w:left="113"/>
          </w:pPr>
        </w:p>
      </w:tc>
    </w:tr>
    <w:tr w:rsidR="00043C2D" w:rsidRPr="00075D7A" w14:paraId="2C82585E" w14:textId="77777777" w:rsidTr="00075D7A">
      <w:trPr>
        <w:trHeight w:hRule="exact" w:val="340"/>
      </w:trPr>
      <w:tc>
        <w:tcPr>
          <w:tcW w:w="5557" w:type="dxa"/>
        </w:tcPr>
        <w:p w14:paraId="2C82585B" w14:textId="403BC748" w:rsidR="00043C2D" w:rsidRPr="00762887" w:rsidRDefault="00043C2D" w:rsidP="005B2099">
          <w:pPr>
            <w:pStyle w:val="Kapitelberschrift"/>
            <w:spacing w:after="0" w:line="240" w:lineRule="auto"/>
            <w:rPr>
              <w:sz w:val="22"/>
            </w:rPr>
          </w:pPr>
          <w:r>
            <w:t>Enterprise Architecture Repository (MEGA)</w:t>
          </w:r>
        </w:p>
      </w:tc>
      <w:tc>
        <w:tcPr>
          <w:tcW w:w="538" w:type="dxa"/>
        </w:tcPr>
        <w:p w14:paraId="2C82585C" w14:textId="77777777" w:rsidR="00043C2D" w:rsidRPr="00762887" w:rsidRDefault="00043C2D" w:rsidP="007531F0">
          <w:pPr>
            <w:pStyle w:val="Header"/>
            <w:spacing w:after="0" w:line="240" w:lineRule="auto"/>
          </w:pPr>
        </w:p>
      </w:tc>
      <w:tc>
        <w:tcPr>
          <w:tcW w:w="2978" w:type="dxa"/>
          <w:tcBorders>
            <w:bottom w:val="single" w:sz="6" w:space="0" w:color="auto"/>
          </w:tcBorders>
        </w:tcPr>
        <w:p w14:paraId="2C82585D" w14:textId="648A25D7" w:rsidR="00043C2D" w:rsidRPr="00075D7A" w:rsidRDefault="00043C2D" w:rsidP="00235724">
          <w:pPr>
            <w:pStyle w:val="Header"/>
            <w:spacing w:after="0" w:line="240" w:lineRule="auto"/>
            <w:ind w:left="-29"/>
          </w:pPr>
          <w:r w:rsidRPr="00075D7A">
            <w:rPr>
              <w:color w:val="808080" w:themeColor="background1" w:themeShade="80"/>
              <w:spacing w:val="60"/>
            </w:rPr>
            <w:t>Page</w:t>
          </w:r>
          <w:r w:rsidRPr="00075D7A">
            <w:t xml:space="preserve"> | </w:t>
          </w:r>
          <w:r>
            <w:fldChar w:fldCharType="begin"/>
          </w:r>
          <w:r w:rsidRPr="00075D7A">
            <w:instrText xml:space="preserve"> PAGE   \* MERGEFORMAT </w:instrText>
          </w:r>
          <w:r>
            <w:fldChar w:fldCharType="separate"/>
          </w:r>
          <w:r w:rsidR="006D4B24" w:rsidRPr="006D4B24">
            <w:rPr>
              <w:b/>
              <w:bCs/>
              <w:noProof/>
            </w:rPr>
            <w:t>2</w:t>
          </w:r>
          <w:r>
            <w:rPr>
              <w:b/>
              <w:bCs/>
              <w:noProof/>
            </w:rPr>
            <w:fldChar w:fldCharType="end"/>
          </w:r>
        </w:p>
      </w:tc>
    </w:tr>
    <w:tr w:rsidR="00043C2D" w:rsidRPr="001732A9" w14:paraId="2C825862" w14:textId="77777777" w:rsidTr="00075D7A">
      <w:trPr>
        <w:trHeight w:hRule="exact" w:val="340"/>
      </w:trPr>
      <w:tc>
        <w:tcPr>
          <w:tcW w:w="5557" w:type="dxa"/>
        </w:tcPr>
        <w:p w14:paraId="2C82585F" w14:textId="67E93F7B" w:rsidR="00043C2D" w:rsidRPr="001A1EA1" w:rsidRDefault="00043C2D" w:rsidP="00FC2DDD">
          <w:pPr>
            <w:pStyle w:val="Kapitelberschrift"/>
            <w:spacing w:after="0" w:line="240" w:lineRule="auto"/>
            <w:rPr>
              <w:sz w:val="22"/>
            </w:rPr>
          </w:pPr>
        </w:p>
      </w:tc>
      <w:tc>
        <w:tcPr>
          <w:tcW w:w="538" w:type="dxa"/>
        </w:tcPr>
        <w:p w14:paraId="2C825860" w14:textId="77777777" w:rsidR="00043C2D" w:rsidRPr="00075D7A" w:rsidRDefault="00043C2D" w:rsidP="007531F0">
          <w:pPr>
            <w:pStyle w:val="Header"/>
            <w:spacing w:after="0" w:line="240" w:lineRule="auto"/>
          </w:pPr>
        </w:p>
      </w:tc>
      <w:tc>
        <w:tcPr>
          <w:tcW w:w="2978" w:type="dxa"/>
          <w:tcBorders>
            <w:bottom w:val="single" w:sz="6" w:space="0" w:color="auto"/>
          </w:tcBorders>
        </w:tcPr>
        <w:p w14:paraId="2C825861" w14:textId="333F7F9C" w:rsidR="00043C2D" w:rsidRPr="001732A9" w:rsidRDefault="00043C2D" w:rsidP="00B86ADD">
          <w:pPr>
            <w:pStyle w:val="Header"/>
            <w:spacing w:after="0" w:line="240" w:lineRule="auto"/>
            <w:ind w:left="113"/>
            <w:rPr>
              <w:b/>
            </w:rPr>
          </w:pPr>
          <w:r w:rsidRPr="001732A9">
            <w:rPr>
              <w:b/>
            </w:rPr>
            <w:fldChar w:fldCharType="begin"/>
          </w:r>
          <w:r w:rsidRPr="001732A9">
            <w:rPr>
              <w:b/>
            </w:rPr>
            <w:instrText xml:space="preserve"> DATE  \@ "d MMMM yyyy"  \* MERGEFORMAT </w:instrText>
          </w:r>
          <w:r w:rsidRPr="001732A9">
            <w:rPr>
              <w:b/>
            </w:rPr>
            <w:fldChar w:fldCharType="separate"/>
          </w:r>
          <w:ins w:id="87" w:author="Preuss Michal" w:date="2018-10-29T11:15:00Z">
            <w:r w:rsidR="006D4B24">
              <w:rPr>
                <w:b/>
                <w:noProof/>
              </w:rPr>
              <w:t>29 October 2018</w:t>
            </w:r>
          </w:ins>
          <w:ins w:id="88" w:author="Nicole Fich" w:date="2018-09-20T10:03:00Z">
            <w:del w:id="89" w:author="Preuss Michal" w:date="2018-10-29T11:15:00Z">
              <w:r w:rsidDel="006D4B24">
                <w:rPr>
                  <w:b/>
                  <w:noProof/>
                </w:rPr>
                <w:delText>20 September 2018</w:delText>
              </w:r>
            </w:del>
          </w:ins>
          <w:del w:id="90" w:author="Preuss Michal" w:date="2018-10-29T11:15:00Z">
            <w:r w:rsidDel="006D4B24">
              <w:rPr>
                <w:b/>
                <w:noProof/>
              </w:rPr>
              <w:delText>10 September 2018</w:delText>
            </w:r>
          </w:del>
          <w:r w:rsidRPr="001732A9">
            <w:rPr>
              <w:b/>
            </w:rPr>
            <w:fldChar w:fldCharType="end"/>
          </w:r>
        </w:p>
      </w:tc>
    </w:tr>
    <w:tr w:rsidR="00043C2D" w14:paraId="2C825866" w14:textId="77777777" w:rsidTr="00075D7A">
      <w:trPr>
        <w:trHeight w:hRule="exact" w:val="340"/>
      </w:trPr>
      <w:tc>
        <w:tcPr>
          <w:tcW w:w="5557" w:type="dxa"/>
          <w:tcBorders>
            <w:bottom w:val="single" w:sz="6" w:space="0" w:color="auto"/>
          </w:tcBorders>
        </w:tcPr>
        <w:p w14:paraId="2C825863" w14:textId="5CE39472" w:rsidR="00043C2D" w:rsidRPr="00027917" w:rsidRDefault="00043C2D" w:rsidP="007531F0">
          <w:pPr>
            <w:pStyle w:val="Kapitelberschrift"/>
            <w:tabs>
              <w:tab w:val="left" w:pos="1999"/>
            </w:tabs>
            <w:spacing w:after="0" w:line="240" w:lineRule="auto"/>
            <w:rPr>
              <w:sz w:val="22"/>
            </w:rPr>
          </w:pPr>
        </w:p>
      </w:tc>
      <w:tc>
        <w:tcPr>
          <w:tcW w:w="538" w:type="dxa"/>
        </w:tcPr>
        <w:p w14:paraId="2C825864" w14:textId="77777777" w:rsidR="00043C2D" w:rsidRDefault="00043C2D" w:rsidP="007531F0">
          <w:pPr>
            <w:pStyle w:val="Header"/>
            <w:spacing w:after="0" w:line="240" w:lineRule="auto"/>
          </w:pPr>
        </w:p>
      </w:tc>
      <w:tc>
        <w:tcPr>
          <w:tcW w:w="2978" w:type="dxa"/>
          <w:tcBorders>
            <w:bottom w:val="single" w:sz="6" w:space="0" w:color="auto"/>
          </w:tcBorders>
        </w:tcPr>
        <w:p w14:paraId="2C825865" w14:textId="77777777" w:rsidR="00043C2D" w:rsidRDefault="00043C2D" w:rsidP="007531F0">
          <w:pPr>
            <w:pStyle w:val="Header"/>
            <w:spacing w:after="0" w:line="240" w:lineRule="auto"/>
            <w:ind w:left="113"/>
          </w:pPr>
        </w:p>
      </w:tc>
    </w:tr>
  </w:tbl>
  <w:p w14:paraId="2C825867" w14:textId="7535FC5B" w:rsidR="00043C2D" w:rsidRPr="0019767F" w:rsidRDefault="006D4B24" w:rsidP="00D8026E">
    <w:pPr>
      <w:pStyle w:val="Header"/>
      <w:jc w:val="left"/>
    </w:pPr>
    <w:sdt>
      <w:sdtPr>
        <w:id w:val="1715380027"/>
        <w:docPartObj>
          <w:docPartGallery w:val="Watermarks"/>
          <w:docPartUnique/>
        </w:docPartObj>
      </w:sdtPr>
      <w:sdtEndPr/>
      <w:sdtContent>
        <w:r>
          <w:rPr>
            <w:noProof/>
            <w:lang w:eastAsia="en-US"/>
          </w:rPr>
          <w:pict w14:anchorId="501D0A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65537" type="#_x0000_t136" style="position:absolute;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043C2D" w:rsidRPr="00D8026E">
      <w:rPr>
        <w:rFonts w:ascii="Times New Roman" w:hAnsi="Times New Roman"/>
        <w:noProof/>
      </w:rPr>
      <mc:AlternateContent>
        <mc:Choice Requires="wps">
          <w:drawing>
            <wp:anchor distT="0" distB="0" distL="114300" distR="114300" simplePos="0" relativeHeight="251657728" behindDoc="0" locked="0" layoutInCell="0" allowOverlap="1" wp14:anchorId="2C825882" wp14:editId="2C825883">
              <wp:simplePos x="0" y="0"/>
              <wp:positionH relativeFrom="page">
                <wp:posOffset>1440180</wp:posOffset>
              </wp:positionH>
              <wp:positionV relativeFrom="page">
                <wp:posOffset>1800225</wp:posOffset>
              </wp:positionV>
              <wp:extent cx="5760720" cy="635"/>
              <wp:effectExtent l="11430" t="9525" r="9525" b="8890"/>
              <wp:wrapNone/>
              <wp:docPr id="1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635"/>
                      </a:xfrm>
                      <a:prstGeom prst="line">
                        <a:avLst/>
                      </a:prstGeom>
                      <a:noFill/>
                      <a:ln w="1778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8DCAC7" id="Line 7"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141.75pt" to="567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" o:allowincell="f" strokeweight="1.4pt">
              <v:stroke startarrowwidth="narrow" startarrowlength="short" endarrowwidth="narrow" endarrowlength="short"/>
              <w10:wrap anchorx="page" anchory="page"/>
            </v:line>
          </w:pict>
        </mc:Fallback>
      </mc:AlternateContent>
    </w:r>
    <w:r w:rsidR="00043C2D" w:rsidRPr="00D8026E">
      <w:rPr>
        <w:rFonts w:ascii="Times New Roman" w:hAnsi="Times New Roman"/>
        <w:noProof/>
      </w:rPr>
      <mc:AlternateContent>
        <mc:Choice Requires="wps">
          <w:drawing>
            <wp:anchor distT="0" distB="0" distL="114300" distR="114300" simplePos="0" relativeHeight="251658752" behindDoc="0" locked="0" layoutInCell="0" allowOverlap="1" wp14:anchorId="2C825884" wp14:editId="2C825885">
              <wp:simplePos x="0" y="0"/>
              <wp:positionH relativeFrom="page">
                <wp:posOffset>1440180</wp:posOffset>
              </wp:positionH>
              <wp:positionV relativeFrom="page">
                <wp:posOffset>10297160</wp:posOffset>
              </wp:positionV>
              <wp:extent cx="5760720" cy="635"/>
              <wp:effectExtent l="11430" t="10160" r="9525" b="17780"/>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635"/>
                      </a:xfrm>
                      <a:prstGeom prst="line">
                        <a:avLst/>
                      </a:prstGeom>
                      <a:noFill/>
                      <a:ln w="1778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F71F68" id="Line 8"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810.8pt" to="567pt,8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" o:allowincell="f" strokeweight="1.4pt">
              <v:stroke startarrowwidth="narrow" startarrowlength="short" endarrowwidth="narrow" endarrowlength="short"/>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3" w:type="dxa"/>
      <w:tblInd w:w="851" w:type="dxa"/>
      <w:tblLayout w:type="fixed"/>
      <w:tblCellMar>
        <w:left w:w="0" w:type="dxa"/>
        <w:right w:w="0" w:type="dxa"/>
      </w:tblCellMar>
      <w:tblLook w:val="0000" w:firstRow="0" w:lastRow="0" w:firstColumn="0" w:lastColumn="0" w:noHBand="0" w:noVBand="0"/>
    </w:tblPr>
    <w:tblGrid>
      <w:gridCol w:w="5557"/>
      <w:gridCol w:w="538"/>
      <w:gridCol w:w="2978"/>
    </w:tblGrid>
    <w:tr w:rsidR="00043C2D" w14:paraId="65461FD2" w14:textId="77777777" w:rsidTr="00075D7A">
      <w:trPr>
        <w:trHeight w:hRule="exact" w:val="340"/>
      </w:trPr>
      <w:tc>
        <w:tcPr>
          <w:tcW w:w="5557" w:type="dxa"/>
          <w:tcBorders>
            <w:top w:val="single" w:sz="12" w:space="0" w:color="auto"/>
          </w:tcBorders>
        </w:tcPr>
        <w:p w14:paraId="2444AD4C" w14:textId="77777777" w:rsidR="00043C2D" w:rsidRDefault="00043C2D" w:rsidP="007531F0">
          <w:pPr>
            <w:pStyle w:val="Handbuchtitel"/>
            <w:spacing w:after="0" w:line="240" w:lineRule="auto"/>
          </w:pPr>
          <w:r>
            <w:t>Deutsche Börse AG</w:t>
          </w:r>
        </w:p>
      </w:tc>
      <w:tc>
        <w:tcPr>
          <w:tcW w:w="538" w:type="dxa"/>
        </w:tcPr>
        <w:p w14:paraId="79B91133" w14:textId="77777777" w:rsidR="00043C2D" w:rsidRDefault="00043C2D" w:rsidP="007531F0">
          <w:pPr>
            <w:pStyle w:val="Header"/>
            <w:spacing w:after="0" w:line="240" w:lineRule="auto"/>
          </w:pPr>
        </w:p>
      </w:tc>
      <w:tc>
        <w:tcPr>
          <w:tcW w:w="2978" w:type="dxa"/>
          <w:tcBorders>
            <w:top w:val="single" w:sz="12" w:space="0" w:color="auto"/>
            <w:bottom w:val="single" w:sz="6" w:space="0" w:color="auto"/>
          </w:tcBorders>
        </w:tcPr>
        <w:p w14:paraId="4BD5D480" w14:textId="77777777" w:rsidR="00043C2D" w:rsidRDefault="00043C2D" w:rsidP="00C511DB">
          <w:pPr>
            <w:pStyle w:val="Header"/>
            <w:spacing w:after="0" w:line="240" w:lineRule="auto"/>
            <w:ind w:left="113"/>
          </w:pPr>
          <w:r>
            <w:t>Process document</w:t>
          </w:r>
        </w:p>
      </w:tc>
    </w:tr>
    <w:tr w:rsidR="00043C2D" w:rsidRPr="00143431" w14:paraId="17361EAB" w14:textId="77777777" w:rsidTr="00075D7A">
      <w:trPr>
        <w:trHeight w:hRule="exact" w:val="340"/>
      </w:trPr>
      <w:tc>
        <w:tcPr>
          <w:tcW w:w="5557" w:type="dxa"/>
          <w:tcBorders>
            <w:bottom w:val="single" w:sz="6" w:space="0" w:color="auto"/>
          </w:tcBorders>
        </w:tcPr>
        <w:p w14:paraId="4E3F95A7" w14:textId="77777777" w:rsidR="00043C2D" w:rsidRDefault="00043C2D" w:rsidP="007531F0">
          <w:pPr>
            <w:pStyle w:val="Handbuchtitel"/>
            <w:spacing w:after="0" w:line="240" w:lineRule="auto"/>
          </w:pPr>
          <w:r>
            <w:t xml:space="preserve"> </w:t>
          </w:r>
        </w:p>
      </w:tc>
      <w:tc>
        <w:tcPr>
          <w:tcW w:w="538" w:type="dxa"/>
        </w:tcPr>
        <w:p w14:paraId="785D03C0" w14:textId="77777777" w:rsidR="00043C2D" w:rsidRDefault="00043C2D" w:rsidP="007531F0">
          <w:pPr>
            <w:pStyle w:val="Header"/>
            <w:spacing w:after="0" w:line="240" w:lineRule="auto"/>
          </w:pPr>
        </w:p>
      </w:tc>
      <w:tc>
        <w:tcPr>
          <w:tcW w:w="2978" w:type="dxa"/>
          <w:tcBorders>
            <w:bottom w:val="single" w:sz="6" w:space="0" w:color="auto"/>
          </w:tcBorders>
        </w:tcPr>
        <w:p w14:paraId="2365E605" w14:textId="77777777" w:rsidR="00043C2D" w:rsidRPr="00075D7A" w:rsidRDefault="00043C2D" w:rsidP="000E175F">
          <w:pPr>
            <w:pStyle w:val="Header"/>
            <w:spacing w:after="0" w:line="240" w:lineRule="auto"/>
            <w:ind w:left="113"/>
          </w:pPr>
        </w:p>
      </w:tc>
    </w:tr>
    <w:tr w:rsidR="00043C2D" w:rsidRPr="00075D7A" w14:paraId="4B1A5293" w14:textId="77777777" w:rsidTr="00075D7A">
      <w:trPr>
        <w:trHeight w:hRule="exact" w:val="340"/>
      </w:trPr>
      <w:tc>
        <w:tcPr>
          <w:tcW w:w="5557" w:type="dxa"/>
        </w:tcPr>
        <w:p w14:paraId="1243393A" w14:textId="77777777" w:rsidR="00043C2D" w:rsidRPr="00762887" w:rsidRDefault="00043C2D" w:rsidP="005B2099">
          <w:pPr>
            <w:pStyle w:val="Kapitelberschrift"/>
            <w:spacing w:after="0" w:line="240" w:lineRule="auto"/>
            <w:rPr>
              <w:sz w:val="22"/>
            </w:rPr>
          </w:pPr>
          <w:r>
            <w:t>Enterprise Architecture Repository (MEGA)</w:t>
          </w:r>
        </w:p>
      </w:tc>
      <w:tc>
        <w:tcPr>
          <w:tcW w:w="538" w:type="dxa"/>
        </w:tcPr>
        <w:p w14:paraId="37F714E7" w14:textId="77777777" w:rsidR="00043C2D" w:rsidRPr="00762887" w:rsidRDefault="00043C2D" w:rsidP="007531F0">
          <w:pPr>
            <w:pStyle w:val="Header"/>
            <w:spacing w:after="0" w:line="240" w:lineRule="auto"/>
          </w:pPr>
        </w:p>
      </w:tc>
      <w:tc>
        <w:tcPr>
          <w:tcW w:w="2978" w:type="dxa"/>
          <w:tcBorders>
            <w:bottom w:val="single" w:sz="6" w:space="0" w:color="auto"/>
          </w:tcBorders>
        </w:tcPr>
        <w:p w14:paraId="1CE9A98D" w14:textId="0D34212F" w:rsidR="00043C2D" w:rsidRPr="00075D7A" w:rsidRDefault="00043C2D" w:rsidP="00235724">
          <w:pPr>
            <w:pStyle w:val="Header"/>
            <w:spacing w:after="0" w:line="240" w:lineRule="auto"/>
            <w:ind w:left="-29"/>
          </w:pPr>
          <w:r w:rsidRPr="00075D7A">
            <w:rPr>
              <w:color w:val="808080" w:themeColor="background1" w:themeShade="80"/>
              <w:spacing w:val="60"/>
            </w:rPr>
            <w:t>Page</w:t>
          </w:r>
          <w:r w:rsidRPr="00075D7A">
            <w:t xml:space="preserve"> | </w:t>
          </w:r>
          <w:r>
            <w:fldChar w:fldCharType="begin"/>
          </w:r>
          <w:r w:rsidRPr="00075D7A">
            <w:instrText xml:space="preserve"> PAGE   \* MERGEFORMAT </w:instrText>
          </w:r>
          <w:r>
            <w:fldChar w:fldCharType="separate"/>
          </w:r>
          <w:r w:rsidR="006D4B24" w:rsidRPr="006D4B24">
            <w:rPr>
              <w:b/>
              <w:bCs/>
              <w:noProof/>
            </w:rPr>
            <w:t>15</w:t>
          </w:r>
          <w:r>
            <w:rPr>
              <w:b/>
              <w:bCs/>
              <w:noProof/>
            </w:rPr>
            <w:fldChar w:fldCharType="end"/>
          </w:r>
        </w:p>
      </w:tc>
    </w:tr>
    <w:tr w:rsidR="00043C2D" w:rsidRPr="001732A9" w14:paraId="6E6BBD57" w14:textId="77777777" w:rsidTr="00075D7A">
      <w:trPr>
        <w:trHeight w:hRule="exact" w:val="340"/>
      </w:trPr>
      <w:tc>
        <w:tcPr>
          <w:tcW w:w="5557" w:type="dxa"/>
        </w:tcPr>
        <w:p w14:paraId="4BDEAEC3" w14:textId="77777777" w:rsidR="00043C2D" w:rsidRPr="001A1EA1" w:rsidRDefault="00043C2D" w:rsidP="00FC2DDD">
          <w:pPr>
            <w:pStyle w:val="Kapitelberschrift"/>
            <w:spacing w:after="0" w:line="240" w:lineRule="auto"/>
            <w:rPr>
              <w:sz w:val="22"/>
            </w:rPr>
          </w:pPr>
        </w:p>
      </w:tc>
      <w:tc>
        <w:tcPr>
          <w:tcW w:w="538" w:type="dxa"/>
        </w:tcPr>
        <w:p w14:paraId="38E3551E" w14:textId="77777777" w:rsidR="00043C2D" w:rsidRPr="00075D7A" w:rsidRDefault="00043C2D" w:rsidP="007531F0">
          <w:pPr>
            <w:pStyle w:val="Header"/>
            <w:spacing w:after="0" w:line="240" w:lineRule="auto"/>
          </w:pPr>
        </w:p>
      </w:tc>
      <w:tc>
        <w:tcPr>
          <w:tcW w:w="2978" w:type="dxa"/>
          <w:tcBorders>
            <w:bottom w:val="single" w:sz="6" w:space="0" w:color="auto"/>
          </w:tcBorders>
        </w:tcPr>
        <w:p w14:paraId="0445376B" w14:textId="239F6B9B" w:rsidR="00043C2D" w:rsidRPr="001732A9" w:rsidRDefault="00043C2D" w:rsidP="00B86ADD">
          <w:pPr>
            <w:pStyle w:val="Header"/>
            <w:spacing w:after="0" w:line="240" w:lineRule="auto"/>
            <w:ind w:left="113"/>
            <w:rPr>
              <w:b/>
            </w:rPr>
          </w:pPr>
          <w:r w:rsidRPr="001732A9">
            <w:rPr>
              <w:b/>
            </w:rPr>
            <w:fldChar w:fldCharType="begin"/>
          </w:r>
          <w:r w:rsidRPr="001732A9">
            <w:rPr>
              <w:b/>
            </w:rPr>
            <w:instrText xml:space="preserve"> DATE  \@ "d MMMM yyyy"  \* MERGEFORMAT </w:instrText>
          </w:r>
          <w:r w:rsidRPr="001732A9">
            <w:rPr>
              <w:b/>
            </w:rPr>
            <w:fldChar w:fldCharType="separate"/>
          </w:r>
          <w:ins w:id="425" w:author="Preuss Michal" w:date="2018-10-29T11:15:00Z">
            <w:r w:rsidR="006D4B24">
              <w:rPr>
                <w:b/>
                <w:noProof/>
              </w:rPr>
              <w:t>29 October 2018</w:t>
            </w:r>
          </w:ins>
          <w:ins w:id="426" w:author="Nicole Fich" w:date="2018-09-20T10:03:00Z">
            <w:del w:id="427" w:author="Preuss Michal" w:date="2018-10-29T11:15:00Z">
              <w:r w:rsidDel="006D4B24">
                <w:rPr>
                  <w:b/>
                  <w:noProof/>
                </w:rPr>
                <w:delText>20 September 2018</w:delText>
              </w:r>
            </w:del>
          </w:ins>
          <w:del w:id="428" w:author="Preuss Michal" w:date="2018-10-29T11:15:00Z">
            <w:r w:rsidDel="006D4B24">
              <w:rPr>
                <w:b/>
                <w:noProof/>
              </w:rPr>
              <w:delText>19 September 2018</w:delText>
            </w:r>
          </w:del>
          <w:r w:rsidRPr="001732A9">
            <w:rPr>
              <w:b/>
            </w:rPr>
            <w:fldChar w:fldCharType="end"/>
          </w:r>
        </w:p>
      </w:tc>
    </w:tr>
    <w:tr w:rsidR="00043C2D" w14:paraId="7B79EEA8" w14:textId="77777777" w:rsidTr="00075D7A">
      <w:trPr>
        <w:trHeight w:hRule="exact" w:val="340"/>
      </w:trPr>
      <w:tc>
        <w:tcPr>
          <w:tcW w:w="5557" w:type="dxa"/>
          <w:tcBorders>
            <w:bottom w:val="single" w:sz="6" w:space="0" w:color="auto"/>
          </w:tcBorders>
        </w:tcPr>
        <w:p w14:paraId="364B98A9" w14:textId="77777777" w:rsidR="00043C2D" w:rsidRPr="00027917" w:rsidRDefault="00043C2D" w:rsidP="007531F0">
          <w:pPr>
            <w:pStyle w:val="Kapitelberschrift"/>
            <w:tabs>
              <w:tab w:val="left" w:pos="1999"/>
            </w:tabs>
            <w:spacing w:after="0" w:line="240" w:lineRule="auto"/>
            <w:rPr>
              <w:sz w:val="22"/>
            </w:rPr>
          </w:pPr>
        </w:p>
      </w:tc>
      <w:tc>
        <w:tcPr>
          <w:tcW w:w="538" w:type="dxa"/>
        </w:tcPr>
        <w:p w14:paraId="0D2C4E29" w14:textId="77777777" w:rsidR="00043C2D" w:rsidRDefault="00043C2D" w:rsidP="007531F0">
          <w:pPr>
            <w:pStyle w:val="Header"/>
            <w:spacing w:after="0" w:line="240" w:lineRule="auto"/>
          </w:pPr>
        </w:p>
      </w:tc>
      <w:tc>
        <w:tcPr>
          <w:tcW w:w="2978" w:type="dxa"/>
          <w:tcBorders>
            <w:bottom w:val="single" w:sz="6" w:space="0" w:color="auto"/>
          </w:tcBorders>
        </w:tcPr>
        <w:p w14:paraId="77BF284C" w14:textId="77777777" w:rsidR="00043C2D" w:rsidRDefault="00043C2D" w:rsidP="007531F0">
          <w:pPr>
            <w:pStyle w:val="Header"/>
            <w:spacing w:after="0" w:line="240" w:lineRule="auto"/>
            <w:ind w:left="113"/>
          </w:pPr>
        </w:p>
      </w:tc>
    </w:tr>
  </w:tbl>
  <w:p w14:paraId="0FC59766" w14:textId="77777777" w:rsidR="00043C2D" w:rsidRPr="0019767F" w:rsidRDefault="006D4B24" w:rsidP="00D8026E">
    <w:pPr>
      <w:pStyle w:val="Header"/>
      <w:jc w:val="left"/>
    </w:pPr>
    <w:sdt>
      <w:sdtPr>
        <w:id w:val="-1848553373"/>
        <w:docPartObj>
          <w:docPartGallery w:val="Watermarks"/>
          <w:docPartUnique/>
        </w:docPartObj>
      </w:sdtPr>
      <w:sdtEndPr/>
      <w:sdtContent>
        <w:r>
          <w:rPr>
            <w:noProof/>
            <w:lang w:eastAsia="en-US"/>
          </w:rPr>
          <w:pict w14:anchorId="5DC77B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65538"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043C2D" w:rsidRPr="00D8026E">
      <w:rPr>
        <w:rFonts w:ascii="Times New Roman" w:hAnsi="Times New Roman"/>
        <w:noProof/>
      </w:rPr>
      <mc:AlternateContent>
        <mc:Choice Requires="wps">
          <w:drawing>
            <wp:anchor distT="0" distB="0" distL="114300" distR="114300" simplePos="0" relativeHeight="251661824" behindDoc="0" locked="0" layoutInCell="0" allowOverlap="1" wp14:anchorId="07D68822" wp14:editId="4C3135A0">
              <wp:simplePos x="0" y="0"/>
              <wp:positionH relativeFrom="page">
                <wp:posOffset>1440180</wp:posOffset>
              </wp:positionH>
              <wp:positionV relativeFrom="page">
                <wp:posOffset>1800225</wp:posOffset>
              </wp:positionV>
              <wp:extent cx="5760720" cy="635"/>
              <wp:effectExtent l="11430" t="9525" r="9525" b="8890"/>
              <wp:wrapNone/>
              <wp:docPr id="1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635"/>
                      </a:xfrm>
                      <a:prstGeom prst="line">
                        <a:avLst/>
                      </a:prstGeom>
                      <a:noFill/>
                      <a:ln w="1778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40BA61" id="Line 7" o:spid="_x0000_s1026" style="position:absolute;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141.75pt" to="567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" o:allowincell="f" strokeweight="1.4pt">
              <v:stroke startarrowwidth="narrow" startarrowlength="short" endarrowwidth="narrow" endarrowlength="short"/>
              <w10:wrap anchorx="page" anchory="page"/>
            </v:line>
          </w:pict>
        </mc:Fallback>
      </mc:AlternateContent>
    </w:r>
    <w:r w:rsidR="00043C2D" w:rsidRPr="00D8026E">
      <w:rPr>
        <w:rFonts w:ascii="Times New Roman" w:hAnsi="Times New Roman"/>
        <w:noProof/>
      </w:rPr>
      <mc:AlternateContent>
        <mc:Choice Requires="wps">
          <w:drawing>
            <wp:anchor distT="0" distB="0" distL="114300" distR="114300" simplePos="0" relativeHeight="251662848" behindDoc="0" locked="0" layoutInCell="0" allowOverlap="1" wp14:anchorId="16E31A96" wp14:editId="217FAFB4">
              <wp:simplePos x="0" y="0"/>
              <wp:positionH relativeFrom="page">
                <wp:posOffset>1440180</wp:posOffset>
              </wp:positionH>
              <wp:positionV relativeFrom="page">
                <wp:posOffset>10297160</wp:posOffset>
              </wp:positionV>
              <wp:extent cx="5760720" cy="635"/>
              <wp:effectExtent l="11430" t="10160" r="9525" b="17780"/>
              <wp:wrapNone/>
              <wp:docPr id="2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635"/>
                      </a:xfrm>
                      <a:prstGeom prst="line">
                        <a:avLst/>
                      </a:prstGeom>
                      <a:noFill/>
                      <a:ln w="1778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D6C2F8" id="Line 8" o:spid="_x0000_s1026" style="position:absolute;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810.8pt" to="567pt,8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" o:allowincell="f" strokeweight="1.4pt">
              <v:stroke startarrowwidth="narrow" startarrowlength="short" endarrowwidth="narrow" endarrowlength="shor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0D40A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8EE1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392F3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A06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1B264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D80E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DAEA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86EA6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770E9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03AC7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E8109E"/>
    <w:multiLevelType w:val="hybridMultilevel"/>
    <w:tmpl w:val="86782C78"/>
    <w:lvl w:ilvl="0" w:tplc="45FA042C">
      <w:numFmt w:val="bullet"/>
      <w:lvlText w:val="-"/>
      <w:lvlJc w:val="left"/>
      <w:pPr>
        <w:ind w:left="1920" w:hanging="360"/>
      </w:pPr>
      <w:rPr>
        <w:rFonts w:ascii="News Gothic GDB" w:eastAsia="Times New Roman" w:hAnsi="News Gothic GDB" w:cs="Times New Roman"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1" w15:restartNumberingAfterBreak="0">
    <w:nsid w:val="087F2EC7"/>
    <w:multiLevelType w:val="hybridMultilevel"/>
    <w:tmpl w:val="A2089A6E"/>
    <w:lvl w:ilvl="0" w:tplc="1BA877F0">
      <w:start w:val="1"/>
      <w:numFmt w:val="bullet"/>
      <w:lvlText w:val="•"/>
      <w:lvlJc w:val="left"/>
      <w:pPr>
        <w:tabs>
          <w:tab w:val="num" w:pos="360"/>
        </w:tabs>
        <w:ind w:left="360" w:hanging="360"/>
      </w:pPr>
      <w:rPr>
        <w:rFonts w:ascii="Arial" w:hAnsi="Arial" w:hint="default"/>
      </w:rPr>
    </w:lvl>
    <w:lvl w:ilvl="1" w:tplc="8F202274" w:tentative="1">
      <w:start w:val="1"/>
      <w:numFmt w:val="bullet"/>
      <w:lvlText w:val="•"/>
      <w:lvlJc w:val="left"/>
      <w:pPr>
        <w:tabs>
          <w:tab w:val="num" w:pos="1080"/>
        </w:tabs>
        <w:ind w:left="1080" w:hanging="360"/>
      </w:pPr>
      <w:rPr>
        <w:rFonts w:ascii="Arial" w:hAnsi="Arial" w:hint="default"/>
      </w:rPr>
    </w:lvl>
    <w:lvl w:ilvl="2" w:tplc="11CE90BC" w:tentative="1">
      <w:start w:val="1"/>
      <w:numFmt w:val="bullet"/>
      <w:lvlText w:val="•"/>
      <w:lvlJc w:val="left"/>
      <w:pPr>
        <w:tabs>
          <w:tab w:val="num" w:pos="1800"/>
        </w:tabs>
        <w:ind w:left="1800" w:hanging="360"/>
      </w:pPr>
      <w:rPr>
        <w:rFonts w:ascii="Arial" w:hAnsi="Arial" w:hint="default"/>
      </w:rPr>
    </w:lvl>
    <w:lvl w:ilvl="3" w:tplc="1798AA9A" w:tentative="1">
      <w:start w:val="1"/>
      <w:numFmt w:val="bullet"/>
      <w:lvlText w:val="•"/>
      <w:lvlJc w:val="left"/>
      <w:pPr>
        <w:tabs>
          <w:tab w:val="num" w:pos="2520"/>
        </w:tabs>
        <w:ind w:left="2520" w:hanging="360"/>
      </w:pPr>
      <w:rPr>
        <w:rFonts w:ascii="Arial" w:hAnsi="Arial" w:hint="default"/>
      </w:rPr>
    </w:lvl>
    <w:lvl w:ilvl="4" w:tplc="67AE13BC" w:tentative="1">
      <w:start w:val="1"/>
      <w:numFmt w:val="bullet"/>
      <w:lvlText w:val="•"/>
      <w:lvlJc w:val="left"/>
      <w:pPr>
        <w:tabs>
          <w:tab w:val="num" w:pos="3240"/>
        </w:tabs>
        <w:ind w:left="3240" w:hanging="360"/>
      </w:pPr>
      <w:rPr>
        <w:rFonts w:ascii="Arial" w:hAnsi="Arial" w:hint="default"/>
      </w:rPr>
    </w:lvl>
    <w:lvl w:ilvl="5" w:tplc="5DE69AB2" w:tentative="1">
      <w:start w:val="1"/>
      <w:numFmt w:val="bullet"/>
      <w:lvlText w:val="•"/>
      <w:lvlJc w:val="left"/>
      <w:pPr>
        <w:tabs>
          <w:tab w:val="num" w:pos="3960"/>
        </w:tabs>
        <w:ind w:left="3960" w:hanging="360"/>
      </w:pPr>
      <w:rPr>
        <w:rFonts w:ascii="Arial" w:hAnsi="Arial" w:hint="default"/>
      </w:rPr>
    </w:lvl>
    <w:lvl w:ilvl="6" w:tplc="4AF02750" w:tentative="1">
      <w:start w:val="1"/>
      <w:numFmt w:val="bullet"/>
      <w:lvlText w:val="•"/>
      <w:lvlJc w:val="left"/>
      <w:pPr>
        <w:tabs>
          <w:tab w:val="num" w:pos="4680"/>
        </w:tabs>
        <w:ind w:left="4680" w:hanging="360"/>
      </w:pPr>
      <w:rPr>
        <w:rFonts w:ascii="Arial" w:hAnsi="Arial" w:hint="default"/>
      </w:rPr>
    </w:lvl>
    <w:lvl w:ilvl="7" w:tplc="6AFE1622" w:tentative="1">
      <w:start w:val="1"/>
      <w:numFmt w:val="bullet"/>
      <w:lvlText w:val="•"/>
      <w:lvlJc w:val="left"/>
      <w:pPr>
        <w:tabs>
          <w:tab w:val="num" w:pos="5400"/>
        </w:tabs>
        <w:ind w:left="5400" w:hanging="360"/>
      </w:pPr>
      <w:rPr>
        <w:rFonts w:ascii="Arial" w:hAnsi="Arial" w:hint="default"/>
      </w:rPr>
    </w:lvl>
    <w:lvl w:ilvl="8" w:tplc="9B6AAB20"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09BE7848"/>
    <w:multiLevelType w:val="hybridMultilevel"/>
    <w:tmpl w:val="9BE8C302"/>
    <w:lvl w:ilvl="0" w:tplc="064044B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0EF157B5"/>
    <w:multiLevelType w:val="hybridMultilevel"/>
    <w:tmpl w:val="C8ECA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20" w:hanging="360"/>
      </w:pPr>
      <w:rPr>
        <w:rFonts w:ascii="Courier New" w:hAnsi="Courier New" w:cs="Courier New" w:hint="default"/>
      </w:rPr>
    </w:lvl>
    <w:lvl w:ilvl="2" w:tplc="08090005" w:tentative="1">
      <w:start w:val="1"/>
      <w:numFmt w:val="bullet"/>
      <w:lvlText w:val=""/>
      <w:lvlJc w:val="left"/>
      <w:pPr>
        <w:ind w:left="1740" w:hanging="360"/>
      </w:pPr>
      <w:rPr>
        <w:rFonts w:ascii="Wingdings" w:hAnsi="Wingdings" w:hint="default"/>
      </w:rPr>
    </w:lvl>
    <w:lvl w:ilvl="3" w:tplc="08090001" w:tentative="1">
      <w:start w:val="1"/>
      <w:numFmt w:val="bullet"/>
      <w:lvlText w:val=""/>
      <w:lvlJc w:val="left"/>
      <w:pPr>
        <w:ind w:left="2460" w:hanging="360"/>
      </w:pPr>
      <w:rPr>
        <w:rFonts w:ascii="Symbol" w:hAnsi="Symbol" w:hint="default"/>
      </w:rPr>
    </w:lvl>
    <w:lvl w:ilvl="4" w:tplc="08090003" w:tentative="1">
      <w:start w:val="1"/>
      <w:numFmt w:val="bullet"/>
      <w:lvlText w:val="o"/>
      <w:lvlJc w:val="left"/>
      <w:pPr>
        <w:ind w:left="3180" w:hanging="360"/>
      </w:pPr>
      <w:rPr>
        <w:rFonts w:ascii="Courier New" w:hAnsi="Courier New" w:cs="Courier New" w:hint="default"/>
      </w:rPr>
    </w:lvl>
    <w:lvl w:ilvl="5" w:tplc="08090005" w:tentative="1">
      <w:start w:val="1"/>
      <w:numFmt w:val="bullet"/>
      <w:lvlText w:val=""/>
      <w:lvlJc w:val="left"/>
      <w:pPr>
        <w:ind w:left="3900" w:hanging="360"/>
      </w:pPr>
      <w:rPr>
        <w:rFonts w:ascii="Wingdings" w:hAnsi="Wingdings" w:hint="default"/>
      </w:rPr>
    </w:lvl>
    <w:lvl w:ilvl="6" w:tplc="08090001" w:tentative="1">
      <w:start w:val="1"/>
      <w:numFmt w:val="bullet"/>
      <w:lvlText w:val=""/>
      <w:lvlJc w:val="left"/>
      <w:pPr>
        <w:ind w:left="4620" w:hanging="360"/>
      </w:pPr>
      <w:rPr>
        <w:rFonts w:ascii="Symbol" w:hAnsi="Symbol" w:hint="default"/>
      </w:rPr>
    </w:lvl>
    <w:lvl w:ilvl="7" w:tplc="08090003" w:tentative="1">
      <w:start w:val="1"/>
      <w:numFmt w:val="bullet"/>
      <w:lvlText w:val="o"/>
      <w:lvlJc w:val="left"/>
      <w:pPr>
        <w:ind w:left="5340" w:hanging="360"/>
      </w:pPr>
      <w:rPr>
        <w:rFonts w:ascii="Courier New" w:hAnsi="Courier New" w:cs="Courier New" w:hint="default"/>
      </w:rPr>
    </w:lvl>
    <w:lvl w:ilvl="8" w:tplc="08090005" w:tentative="1">
      <w:start w:val="1"/>
      <w:numFmt w:val="bullet"/>
      <w:lvlText w:val=""/>
      <w:lvlJc w:val="left"/>
      <w:pPr>
        <w:ind w:left="6060" w:hanging="360"/>
      </w:pPr>
      <w:rPr>
        <w:rFonts w:ascii="Wingdings" w:hAnsi="Wingdings" w:hint="default"/>
      </w:rPr>
    </w:lvl>
  </w:abstractNum>
  <w:abstractNum w:abstractNumId="14" w15:restartNumberingAfterBreak="0">
    <w:nsid w:val="13E61505"/>
    <w:multiLevelType w:val="hybridMultilevel"/>
    <w:tmpl w:val="2D08D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6D5625"/>
    <w:multiLevelType w:val="hybridMultilevel"/>
    <w:tmpl w:val="FB860E0A"/>
    <w:lvl w:ilvl="0" w:tplc="0A3E351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1E6D643B"/>
    <w:multiLevelType w:val="hybridMultilevel"/>
    <w:tmpl w:val="F30EEED6"/>
    <w:lvl w:ilvl="0" w:tplc="0407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A37C31"/>
    <w:multiLevelType w:val="hybridMultilevel"/>
    <w:tmpl w:val="6F3CD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4A2F6B"/>
    <w:multiLevelType w:val="hybridMultilevel"/>
    <w:tmpl w:val="8F6CBD80"/>
    <w:lvl w:ilvl="0" w:tplc="262A9530">
      <w:numFmt w:val="bullet"/>
      <w:lvlText w:val="•"/>
      <w:lvlJc w:val="left"/>
      <w:pPr>
        <w:ind w:left="1800" w:hanging="360"/>
      </w:pPr>
      <w:rPr>
        <w:rFonts w:ascii="News Gothic GDB" w:eastAsia="Times New Roman" w:hAnsi="News Gothic GDB"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9B706D5"/>
    <w:multiLevelType w:val="hybridMultilevel"/>
    <w:tmpl w:val="76CA8D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DEB4977"/>
    <w:multiLevelType w:val="hybridMultilevel"/>
    <w:tmpl w:val="AF7A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691D74"/>
    <w:multiLevelType w:val="hybridMultilevel"/>
    <w:tmpl w:val="3DAC4EB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2" w15:restartNumberingAfterBreak="0">
    <w:nsid w:val="2EBC1ED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30723E22"/>
    <w:multiLevelType w:val="hybridMultilevel"/>
    <w:tmpl w:val="BC6C326E"/>
    <w:lvl w:ilvl="0" w:tplc="D9FE9788">
      <w:start w:val="1"/>
      <w:numFmt w:val="bullet"/>
      <w:pStyle w:val="BulletList"/>
      <w:lvlText w:val=""/>
      <w:lvlJc w:val="left"/>
      <w:pPr>
        <w:tabs>
          <w:tab w:val="num" w:pos="1134"/>
        </w:tabs>
        <w:ind w:left="1134" w:hanging="283"/>
      </w:pPr>
      <w:rPr>
        <w:rFonts w:ascii="Wingdings" w:hAnsi="Wingdings" w:hint="default"/>
        <w:color w:val="999999"/>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D064D9"/>
    <w:multiLevelType w:val="hybridMultilevel"/>
    <w:tmpl w:val="4D1483CC"/>
    <w:lvl w:ilvl="0" w:tplc="8DE8AA90">
      <w:start w:val="1"/>
      <w:numFmt w:val="bullet"/>
      <w:lvlText w:val=""/>
      <w:lvlJc w:val="left"/>
      <w:pPr>
        <w:tabs>
          <w:tab w:val="num" w:pos="720"/>
        </w:tabs>
        <w:ind w:left="720" w:hanging="360"/>
      </w:pPr>
      <w:rPr>
        <w:rFonts w:ascii="Wingdings" w:hAnsi="Wingdings" w:hint="default"/>
      </w:rPr>
    </w:lvl>
    <w:lvl w:ilvl="1" w:tplc="DBA4BA42" w:tentative="1">
      <w:start w:val="1"/>
      <w:numFmt w:val="bullet"/>
      <w:lvlText w:val=""/>
      <w:lvlJc w:val="left"/>
      <w:pPr>
        <w:tabs>
          <w:tab w:val="num" w:pos="1440"/>
        </w:tabs>
        <w:ind w:left="1440" w:hanging="360"/>
      </w:pPr>
      <w:rPr>
        <w:rFonts w:ascii="Wingdings" w:hAnsi="Wingdings" w:hint="default"/>
      </w:rPr>
    </w:lvl>
    <w:lvl w:ilvl="2" w:tplc="0A00DD60" w:tentative="1">
      <w:start w:val="1"/>
      <w:numFmt w:val="bullet"/>
      <w:lvlText w:val=""/>
      <w:lvlJc w:val="left"/>
      <w:pPr>
        <w:tabs>
          <w:tab w:val="num" w:pos="2160"/>
        </w:tabs>
        <w:ind w:left="2160" w:hanging="360"/>
      </w:pPr>
      <w:rPr>
        <w:rFonts w:ascii="Wingdings" w:hAnsi="Wingdings" w:hint="default"/>
      </w:rPr>
    </w:lvl>
    <w:lvl w:ilvl="3" w:tplc="47E45DAC" w:tentative="1">
      <w:start w:val="1"/>
      <w:numFmt w:val="bullet"/>
      <w:lvlText w:val=""/>
      <w:lvlJc w:val="left"/>
      <w:pPr>
        <w:tabs>
          <w:tab w:val="num" w:pos="2880"/>
        </w:tabs>
        <w:ind w:left="2880" w:hanging="360"/>
      </w:pPr>
      <w:rPr>
        <w:rFonts w:ascii="Wingdings" w:hAnsi="Wingdings" w:hint="default"/>
      </w:rPr>
    </w:lvl>
    <w:lvl w:ilvl="4" w:tplc="E3223B48" w:tentative="1">
      <w:start w:val="1"/>
      <w:numFmt w:val="bullet"/>
      <w:lvlText w:val=""/>
      <w:lvlJc w:val="left"/>
      <w:pPr>
        <w:tabs>
          <w:tab w:val="num" w:pos="3600"/>
        </w:tabs>
        <w:ind w:left="3600" w:hanging="360"/>
      </w:pPr>
      <w:rPr>
        <w:rFonts w:ascii="Wingdings" w:hAnsi="Wingdings" w:hint="default"/>
      </w:rPr>
    </w:lvl>
    <w:lvl w:ilvl="5" w:tplc="B238AF7E" w:tentative="1">
      <w:start w:val="1"/>
      <w:numFmt w:val="bullet"/>
      <w:lvlText w:val=""/>
      <w:lvlJc w:val="left"/>
      <w:pPr>
        <w:tabs>
          <w:tab w:val="num" w:pos="4320"/>
        </w:tabs>
        <w:ind w:left="4320" w:hanging="360"/>
      </w:pPr>
      <w:rPr>
        <w:rFonts w:ascii="Wingdings" w:hAnsi="Wingdings" w:hint="default"/>
      </w:rPr>
    </w:lvl>
    <w:lvl w:ilvl="6" w:tplc="F3AA57B6" w:tentative="1">
      <w:start w:val="1"/>
      <w:numFmt w:val="bullet"/>
      <w:lvlText w:val=""/>
      <w:lvlJc w:val="left"/>
      <w:pPr>
        <w:tabs>
          <w:tab w:val="num" w:pos="5040"/>
        </w:tabs>
        <w:ind w:left="5040" w:hanging="360"/>
      </w:pPr>
      <w:rPr>
        <w:rFonts w:ascii="Wingdings" w:hAnsi="Wingdings" w:hint="default"/>
      </w:rPr>
    </w:lvl>
    <w:lvl w:ilvl="7" w:tplc="7DB03A10" w:tentative="1">
      <w:start w:val="1"/>
      <w:numFmt w:val="bullet"/>
      <w:lvlText w:val=""/>
      <w:lvlJc w:val="left"/>
      <w:pPr>
        <w:tabs>
          <w:tab w:val="num" w:pos="5760"/>
        </w:tabs>
        <w:ind w:left="5760" w:hanging="360"/>
      </w:pPr>
      <w:rPr>
        <w:rFonts w:ascii="Wingdings" w:hAnsi="Wingdings" w:hint="default"/>
      </w:rPr>
    </w:lvl>
    <w:lvl w:ilvl="8" w:tplc="DE46E03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41F4684"/>
    <w:multiLevelType w:val="hybridMultilevel"/>
    <w:tmpl w:val="D29E9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322107"/>
    <w:multiLevelType w:val="multilevel"/>
    <w:tmpl w:val="C52E187E"/>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349A27EA"/>
    <w:multiLevelType w:val="hybridMultilevel"/>
    <w:tmpl w:val="C9184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5111997"/>
    <w:multiLevelType w:val="hybridMultilevel"/>
    <w:tmpl w:val="FDB249D0"/>
    <w:lvl w:ilvl="0" w:tplc="0AD4DDA4">
      <w:start w:val="1"/>
      <w:numFmt w:val="bullet"/>
      <w:lvlText w:val="•"/>
      <w:lvlJc w:val="left"/>
      <w:pPr>
        <w:tabs>
          <w:tab w:val="num" w:pos="360"/>
        </w:tabs>
        <w:ind w:left="360" w:hanging="360"/>
      </w:pPr>
      <w:rPr>
        <w:rFonts w:ascii="Arial" w:hAnsi="Arial" w:hint="default"/>
      </w:rPr>
    </w:lvl>
    <w:lvl w:ilvl="1" w:tplc="74CC2874" w:tentative="1">
      <w:start w:val="1"/>
      <w:numFmt w:val="bullet"/>
      <w:lvlText w:val="•"/>
      <w:lvlJc w:val="left"/>
      <w:pPr>
        <w:tabs>
          <w:tab w:val="num" w:pos="1080"/>
        </w:tabs>
        <w:ind w:left="1080" w:hanging="360"/>
      </w:pPr>
      <w:rPr>
        <w:rFonts w:ascii="Arial" w:hAnsi="Arial" w:hint="default"/>
      </w:rPr>
    </w:lvl>
    <w:lvl w:ilvl="2" w:tplc="6BA296CA" w:tentative="1">
      <w:start w:val="1"/>
      <w:numFmt w:val="bullet"/>
      <w:lvlText w:val="•"/>
      <w:lvlJc w:val="left"/>
      <w:pPr>
        <w:tabs>
          <w:tab w:val="num" w:pos="1800"/>
        </w:tabs>
        <w:ind w:left="1800" w:hanging="360"/>
      </w:pPr>
      <w:rPr>
        <w:rFonts w:ascii="Arial" w:hAnsi="Arial" w:hint="default"/>
      </w:rPr>
    </w:lvl>
    <w:lvl w:ilvl="3" w:tplc="4AC27C30" w:tentative="1">
      <w:start w:val="1"/>
      <w:numFmt w:val="bullet"/>
      <w:lvlText w:val="•"/>
      <w:lvlJc w:val="left"/>
      <w:pPr>
        <w:tabs>
          <w:tab w:val="num" w:pos="2520"/>
        </w:tabs>
        <w:ind w:left="2520" w:hanging="360"/>
      </w:pPr>
      <w:rPr>
        <w:rFonts w:ascii="Arial" w:hAnsi="Arial" w:hint="default"/>
      </w:rPr>
    </w:lvl>
    <w:lvl w:ilvl="4" w:tplc="A34E807E" w:tentative="1">
      <w:start w:val="1"/>
      <w:numFmt w:val="bullet"/>
      <w:lvlText w:val="•"/>
      <w:lvlJc w:val="left"/>
      <w:pPr>
        <w:tabs>
          <w:tab w:val="num" w:pos="3240"/>
        </w:tabs>
        <w:ind w:left="3240" w:hanging="360"/>
      </w:pPr>
      <w:rPr>
        <w:rFonts w:ascii="Arial" w:hAnsi="Arial" w:hint="default"/>
      </w:rPr>
    </w:lvl>
    <w:lvl w:ilvl="5" w:tplc="D3423E4E" w:tentative="1">
      <w:start w:val="1"/>
      <w:numFmt w:val="bullet"/>
      <w:lvlText w:val="•"/>
      <w:lvlJc w:val="left"/>
      <w:pPr>
        <w:tabs>
          <w:tab w:val="num" w:pos="3960"/>
        </w:tabs>
        <w:ind w:left="3960" w:hanging="360"/>
      </w:pPr>
      <w:rPr>
        <w:rFonts w:ascii="Arial" w:hAnsi="Arial" w:hint="default"/>
      </w:rPr>
    </w:lvl>
    <w:lvl w:ilvl="6" w:tplc="899EF37C" w:tentative="1">
      <w:start w:val="1"/>
      <w:numFmt w:val="bullet"/>
      <w:lvlText w:val="•"/>
      <w:lvlJc w:val="left"/>
      <w:pPr>
        <w:tabs>
          <w:tab w:val="num" w:pos="4680"/>
        </w:tabs>
        <w:ind w:left="4680" w:hanging="360"/>
      </w:pPr>
      <w:rPr>
        <w:rFonts w:ascii="Arial" w:hAnsi="Arial" w:hint="default"/>
      </w:rPr>
    </w:lvl>
    <w:lvl w:ilvl="7" w:tplc="5BAE86C6" w:tentative="1">
      <w:start w:val="1"/>
      <w:numFmt w:val="bullet"/>
      <w:lvlText w:val="•"/>
      <w:lvlJc w:val="left"/>
      <w:pPr>
        <w:tabs>
          <w:tab w:val="num" w:pos="5400"/>
        </w:tabs>
        <w:ind w:left="5400" w:hanging="360"/>
      </w:pPr>
      <w:rPr>
        <w:rFonts w:ascii="Arial" w:hAnsi="Arial" w:hint="default"/>
      </w:rPr>
    </w:lvl>
    <w:lvl w:ilvl="8" w:tplc="D3224A8A" w:tentative="1">
      <w:start w:val="1"/>
      <w:numFmt w:val="bullet"/>
      <w:lvlText w:val="•"/>
      <w:lvlJc w:val="left"/>
      <w:pPr>
        <w:tabs>
          <w:tab w:val="num" w:pos="6120"/>
        </w:tabs>
        <w:ind w:left="6120" w:hanging="360"/>
      </w:pPr>
      <w:rPr>
        <w:rFonts w:ascii="Arial" w:hAnsi="Arial" w:hint="default"/>
      </w:rPr>
    </w:lvl>
  </w:abstractNum>
  <w:abstractNum w:abstractNumId="29" w15:restartNumberingAfterBreak="0">
    <w:nsid w:val="365A5046"/>
    <w:multiLevelType w:val="hybridMultilevel"/>
    <w:tmpl w:val="97E84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E6A23CE"/>
    <w:multiLevelType w:val="hybridMultilevel"/>
    <w:tmpl w:val="94FC1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07209CD"/>
    <w:multiLevelType w:val="hybridMultilevel"/>
    <w:tmpl w:val="F3C090FE"/>
    <w:lvl w:ilvl="0" w:tplc="0407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0D61448"/>
    <w:multiLevelType w:val="hybridMultilevel"/>
    <w:tmpl w:val="95BA8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A11A76"/>
    <w:multiLevelType w:val="hybridMultilevel"/>
    <w:tmpl w:val="00924884"/>
    <w:lvl w:ilvl="0" w:tplc="899EEE5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4" w15:restartNumberingAfterBreak="0">
    <w:nsid w:val="4B1223FF"/>
    <w:multiLevelType w:val="hybridMultilevel"/>
    <w:tmpl w:val="44E091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6E73B2"/>
    <w:multiLevelType w:val="hybridMultilevel"/>
    <w:tmpl w:val="095C8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91B"/>
    <w:multiLevelType w:val="hybridMultilevel"/>
    <w:tmpl w:val="AC46AD38"/>
    <w:lvl w:ilvl="0" w:tplc="AFCE1696">
      <w:start w:val="1"/>
      <w:numFmt w:val="bullet"/>
      <w:lvlText w:val="•"/>
      <w:lvlJc w:val="left"/>
      <w:pPr>
        <w:tabs>
          <w:tab w:val="num" w:pos="360"/>
        </w:tabs>
        <w:ind w:left="360" w:hanging="360"/>
      </w:pPr>
      <w:rPr>
        <w:rFonts w:ascii="Arial" w:hAnsi="Arial" w:hint="default"/>
      </w:rPr>
    </w:lvl>
    <w:lvl w:ilvl="1" w:tplc="E4F8C37E" w:tentative="1">
      <w:start w:val="1"/>
      <w:numFmt w:val="bullet"/>
      <w:lvlText w:val="•"/>
      <w:lvlJc w:val="left"/>
      <w:pPr>
        <w:tabs>
          <w:tab w:val="num" w:pos="1080"/>
        </w:tabs>
        <w:ind w:left="1080" w:hanging="360"/>
      </w:pPr>
      <w:rPr>
        <w:rFonts w:ascii="Arial" w:hAnsi="Arial" w:hint="default"/>
      </w:rPr>
    </w:lvl>
    <w:lvl w:ilvl="2" w:tplc="2F146BDE" w:tentative="1">
      <w:start w:val="1"/>
      <w:numFmt w:val="bullet"/>
      <w:lvlText w:val="•"/>
      <w:lvlJc w:val="left"/>
      <w:pPr>
        <w:tabs>
          <w:tab w:val="num" w:pos="1800"/>
        </w:tabs>
        <w:ind w:left="1800" w:hanging="360"/>
      </w:pPr>
      <w:rPr>
        <w:rFonts w:ascii="Arial" w:hAnsi="Arial" w:hint="default"/>
      </w:rPr>
    </w:lvl>
    <w:lvl w:ilvl="3" w:tplc="869A5C3E" w:tentative="1">
      <w:start w:val="1"/>
      <w:numFmt w:val="bullet"/>
      <w:lvlText w:val="•"/>
      <w:lvlJc w:val="left"/>
      <w:pPr>
        <w:tabs>
          <w:tab w:val="num" w:pos="2520"/>
        </w:tabs>
        <w:ind w:left="2520" w:hanging="360"/>
      </w:pPr>
      <w:rPr>
        <w:rFonts w:ascii="Arial" w:hAnsi="Arial" w:hint="default"/>
      </w:rPr>
    </w:lvl>
    <w:lvl w:ilvl="4" w:tplc="465CC050" w:tentative="1">
      <w:start w:val="1"/>
      <w:numFmt w:val="bullet"/>
      <w:lvlText w:val="•"/>
      <w:lvlJc w:val="left"/>
      <w:pPr>
        <w:tabs>
          <w:tab w:val="num" w:pos="3240"/>
        </w:tabs>
        <w:ind w:left="3240" w:hanging="360"/>
      </w:pPr>
      <w:rPr>
        <w:rFonts w:ascii="Arial" w:hAnsi="Arial" w:hint="default"/>
      </w:rPr>
    </w:lvl>
    <w:lvl w:ilvl="5" w:tplc="63CCFF02" w:tentative="1">
      <w:start w:val="1"/>
      <w:numFmt w:val="bullet"/>
      <w:lvlText w:val="•"/>
      <w:lvlJc w:val="left"/>
      <w:pPr>
        <w:tabs>
          <w:tab w:val="num" w:pos="3960"/>
        </w:tabs>
        <w:ind w:left="3960" w:hanging="360"/>
      </w:pPr>
      <w:rPr>
        <w:rFonts w:ascii="Arial" w:hAnsi="Arial" w:hint="default"/>
      </w:rPr>
    </w:lvl>
    <w:lvl w:ilvl="6" w:tplc="AC52476C" w:tentative="1">
      <w:start w:val="1"/>
      <w:numFmt w:val="bullet"/>
      <w:lvlText w:val="•"/>
      <w:lvlJc w:val="left"/>
      <w:pPr>
        <w:tabs>
          <w:tab w:val="num" w:pos="4680"/>
        </w:tabs>
        <w:ind w:left="4680" w:hanging="360"/>
      </w:pPr>
      <w:rPr>
        <w:rFonts w:ascii="Arial" w:hAnsi="Arial" w:hint="default"/>
      </w:rPr>
    </w:lvl>
    <w:lvl w:ilvl="7" w:tplc="75BC13A6" w:tentative="1">
      <w:start w:val="1"/>
      <w:numFmt w:val="bullet"/>
      <w:lvlText w:val="•"/>
      <w:lvlJc w:val="left"/>
      <w:pPr>
        <w:tabs>
          <w:tab w:val="num" w:pos="5400"/>
        </w:tabs>
        <w:ind w:left="5400" w:hanging="360"/>
      </w:pPr>
      <w:rPr>
        <w:rFonts w:ascii="Arial" w:hAnsi="Arial" w:hint="default"/>
      </w:rPr>
    </w:lvl>
    <w:lvl w:ilvl="8" w:tplc="2E32B860"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545348F2"/>
    <w:multiLevelType w:val="multilevel"/>
    <w:tmpl w:val="78420690"/>
    <w:lvl w:ilvl="0">
      <w:numFmt w:val="decimal"/>
      <w:lvlText w:val="%1."/>
      <w:lvlJc w:val="left"/>
      <w:pPr>
        <w:ind w:left="1211" w:hanging="360"/>
      </w:pPr>
      <w:rPr>
        <w:rFonts w:hint="default"/>
      </w:rPr>
    </w:lvl>
    <w:lvl w:ilvl="1">
      <w:start w:val="1"/>
      <w:numFmt w:val="decimal"/>
      <w:isLgl/>
      <w:lvlText w:val="%1.%2"/>
      <w:lvlJc w:val="left"/>
      <w:pPr>
        <w:ind w:left="1256"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1706" w:hanging="720"/>
      </w:pPr>
      <w:rPr>
        <w:rFonts w:hint="default"/>
      </w:rPr>
    </w:lvl>
    <w:lvl w:ilvl="4">
      <w:start w:val="1"/>
      <w:numFmt w:val="decimal"/>
      <w:isLgl/>
      <w:lvlText w:val="%1.%2.%3.%4.%5"/>
      <w:lvlJc w:val="left"/>
      <w:pPr>
        <w:ind w:left="2111" w:hanging="1080"/>
      </w:pPr>
      <w:rPr>
        <w:rFonts w:hint="default"/>
      </w:rPr>
    </w:lvl>
    <w:lvl w:ilvl="5">
      <w:start w:val="1"/>
      <w:numFmt w:val="decimal"/>
      <w:isLgl/>
      <w:lvlText w:val="%1.%2.%3.%4.%5.%6"/>
      <w:lvlJc w:val="left"/>
      <w:pPr>
        <w:ind w:left="2156" w:hanging="1080"/>
      </w:pPr>
      <w:rPr>
        <w:rFonts w:hint="default"/>
      </w:rPr>
    </w:lvl>
    <w:lvl w:ilvl="6">
      <w:start w:val="1"/>
      <w:numFmt w:val="decimal"/>
      <w:isLgl/>
      <w:lvlText w:val="%1.%2.%3.%4.%5.%6.%7"/>
      <w:lvlJc w:val="left"/>
      <w:pPr>
        <w:ind w:left="2561" w:hanging="1440"/>
      </w:pPr>
      <w:rPr>
        <w:rFonts w:hint="default"/>
      </w:rPr>
    </w:lvl>
    <w:lvl w:ilvl="7">
      <w:start w:val="1"/>
      <w:numFmt w:val="decimal"/>
      <w:isLgl/>
      <w:lvlText w:val="%1.%2.%3.%4.%5.%6.%7.%8"/>
      <w:lvlJc w:val="left"/>
      <w:pPr>
        <w:ind w:left="2606" w:hanging="1440"/>
      </w:pPr>
      <w:rPr>
        <w:rFonts w:hint="default"/>
      </w:rPr>
    </w:lvl>
    <w:lvl w:ilvl="8">
      <w:start w:val="1"/>
      <w:numFmt w:val="decimal"/>
      <w:isLgl/>
      <w:lvlText w:val="%1.%2.%3.%4.%5.%6.%7.%8.%9"/>
      <w:lvlJc w:val="left"/>
      <w:pPr>
        <w:ind w:left="2651" w:hanging="1440"/>
      </w:pPr>
      <w:rPr>
        <w:rFonts w:hint="default"/>
      </w:rPr>
    </w:lvl>
  </w:abstractNum>
  <w:abstractNum w:abstractNumId="38" w15:restartNumberingAfterBreak="0">
    <w:nsid w:val="54DA7A43"/>
    <w:multiLevelType w:val="multilevel"/>
    <w:tmpl w:val="0809001F"/>
    <w:lvl w:ilvl="0">
      <w:start w:val="1"/>
      <w:numFmt w:val="decimal"/>
      <w:lvlText w:val="%1."/>
      <w:lvlJc w:val="left"/>
      <w:pPr>
        <w:ind w:left="1211" w:hanging="360"/>
      </w:pPr>
      <w:rPr>
        <w:rFonts w:hint="default"/>
        <w:color w:val="auto"/>
        <w:sz w:val="24"/>
        <w:szCs w:val="20"/>
      </w:rPr>
    </w:lvl>
    <w:lvl w:ilvl="1">
      <w:start w:val="1"/>
      <w:numFmt w:val="decimal"/>
      <w:lvlText w:val="%1.%2."/>
      <w:lvlJc w:val="left"/>
      <w:pPr>
        <w:ind w:left="1643" w:hanging="432"/>
      </w:pPr>
      <w:rPr>
        <w:rFonts w:hint="default"/>
        <w:color w:val="auto"/>
        <w:sz w:val="24"/>
        <w:szCs w:val="20"/>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39" w15:restartNumberingAfterBreak="0">
    <w:nsid w:val="55C70ABC"/>
    <w:multiLevelType w:val="hybridMultilevel"/>
    <w:tmpl w:val="53DA3D1A"/>
    <w:lvl w:ilvl="0" w:tplc="45FA042C">
      <w:numFmt w:val="bullet"/>
      <w:lvlText w:val="-"/>
      <w:lvlJc w:val="left"/>
      <w:pPr>
        <w:ind w:left="1140" w:hanging="360"/>
      </w:pPr>
      <w:rPr>
        <w:rFonts w:ascii="News Gothic GDB" w:eastAsia="Times New Roman" w:hAnsi="News Gothic GDB" w:cs="Times New Roman"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40" w15:restartNumberingAfterBreak="0">
    <w:nsid w:val="56BA6EEE"/>
    <w:multiLevelType w:val="hybridMultilevel"/>
    <w:tmpl w:val="B7F4AC5E"/>
    <w:lvl w:ilvl="0" w:tplc="262A9530">
      <w:numFmt w:val="bullet"/>
      <w:lvlText w:val="•"/>
      <w:lvlJc w:val="left"/>
      <w:pPr>
        <w:ind w:left="1080" w:hanging="360"/>
      </w:pPr>
      <w:rPr>
        <w:rFonts w:ascii="News Gothic GDB" w:eastAsia="Times New Roman" w:hAnsi="News Gothic GDB"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578D7187"/>
    <w:multiLevelType w:val="hybridMultilevel"/>
    <w:tmpl w:val="391C5F7C"/>
    <w:lvl w:ilvl="0" w:tplc="7CBCA848">
      <w:start w:val="1"/>
      <w:numFmt w:val="bullet"/>
      <w:lvlText w:val="•"/>
      <w:lvlJc w:val="left"/>
      <w:pPr>
        <w:tabs>
          <w:tab w:val="num" w:pos="720"/>
        </w:tabs>
        <w:ind w:left="720" w:hanging="360"/>
      </w:pPr>
      <w:rPr>
        <w:rFonts w:ascii="Arial" w:hAnsi="Arial" w:hint="default"/>
      </w:rPr>
    </w:lvl>
    <w:lvl w:ilvl="1" w:tplc="47981802" w:tentative="1">
      <w:start w:val="1"/>
      <w:numFmt w:val="bullet"/>
      <w:lvlText w:val="•"/>
      <w:lvlJc w:val="left"/>
      <w:pPr>
        <w:tabs>
          <w:tab w:val="num" w:pos="1440"/>
        </w:tabs>
        <w:ind w:left="1440" w:hanging="360"/>
      </w:pPr>
      <w:rPr>
        <w:rFonts w:ascii="Arial" w:hAnsi="Arial" w:hint="default"/>
      </w:rPr>
    </w:lvl>
    <w:lvl w:ilvl="2" w:tplc="651C66B6" w:tentative="1">
      <w:start w:val="1"/>
      <w:numFmt w:val="bullet"/>
      <w:lvlText w:val="•"/>
      <w:lvlJc w:val="left"/>
      <w:pPr>
        <w:tabs>
          <w:tab w:val="num" w:pos="2160"/>
        </w:tabs>
        <w:ind w:left="2160" w:hanging="360"/>
      </w:pPr>
      <w:rPr>
        <w:rFonts w:ascii="Arial" w:hAnsi="Arial" w:hint="default"/>
      </w:rPr>
    </w:lvl>
    <w:lvl w:ilvl="3" w:tplc="CFF6A4B2" w:tentative="1">
      <w:start w:val="1"/>
      <w:numFmt w:val="bullet"/>
      <w:lvlText w:val="•"/>
      <w:lvlJc w:val="left"/>
      <w:pPr>
        <w:tabs>
          <w:tab w:val="num" w:pos="2880"/>
        </w:tabs>
        <w:ind w:left="2880" w:hanging="360"/>
      </w:pPr>
      <w:rPr>
        <w:rFonts w:ascii="Arial" w:hAnsi="Arial" w:hint="default"/>
      </w:rPr>
    </w:lvl>
    <w:lvl w:ilvl="4" w:tplc="E2C64530" w:tentative="1">
      <w:start w:val="1"/>
      <w:numFmt w:val="bullet"/>
      <w:lvlText w:val="•"/>
      <w:lvlJc w:val="left"/>
      <w:pPr>
        <w:tabs>
          <w:tab w:val="num" w:pos="3600"/>
        </w:tabs>
        <w:ind w:left="3600" w:hanging="360"/>
      </w:pPr>
      <w:rPr>
        <w:rFonts w:ascii="Arial" w:hAnsi="Arial" w:hint="default"/>
      </w:rPr>
    </w:lvl>
    <w:lvl w:ilvl="5" w:tplc="AEC41220" w:tentative="1">
      <w:start w:val="1"/>
      <w:numFmt w:val="bullet"/>
      <w:lvlText w:val="•"/>
      <w:lvlJc w:val="left"/>
      <w:pPr>
        <w:tabs>
          <w:tab w:val="num" w:pos="4320"/>
        </w:tabs>
        <w:ind w:left="4320" w:hanging="360"/>
      </w:pPr>
      <w:rPr>
        <w:rFonts w:ascii="Arial" w:hAnsi="Arial" w:hint="default"/>
      </w:rPr>
    </w:lvl>
    <w:lvl w:ilvl="6" w:tplc="962CA0E0" w:tentative="1">
      <w:start w:val="1"/>
      <w:numFmt w:val="bullet"/>
      <w:lvlText w:val="•"/>
      <w:lvlJc w:val="left"/>
      <w:pPr>
        <w:tabs>
          <w:tab w:val="num" w:pos="5040"/>
        </w:tabs>
        <w:ind w:left="5040" w:hanging="360"/>
      </w:pPr>
      <w:rPr>
        <w:rFonts w:ascii="Arial" w:hAnsi="Arial" w:hint="default"/>
      </w:rPr>
    </w:lvl>
    <w:lvl w:ilvl="7" w:tplc="3800EA18" w:tentative="1">
      <w:start w:val="1"/>
      <w:numFmt w:val="bullet"/>
      <w:lvlText w:val="•"/>
      <w:lvlJc w:val="left"/>
      <w:pPr>
        <w:tabs>
          <w:tab w:val="num" w:pos="5760"/>
        </w:tabs>
        <w:ind w:left="5760" w:hanging="360"/>
      </w:pPr>
      <w:rPr>
        <w:rFonts w:ascii="Arial" w:hAnsi="Arial" w:hint="default"/>
      </w:rPr>
    </w:lvl>
    <w:lvl w:ilvl="8" w:tplc="40CC4B4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7AF1297"/>
    <w:multiLevelType w:val="hybridMultilevel"/>
    <w:tmpl w:val="A3EC1C42"/>
    <w:lvl w:ilvl="0" w:tplc="EB4092D0">
      <w:start w:val="1"/>
      <w:numFmt w:val="bullet"/>
      <w:lvlText w:val=""/>
      <w:lvlJc w:val="left"/>
      <w:pPr>
        <w:ind w:left="1440"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3" w15:restartNumberingAfterBreak="0">
    <w:nsid w:val="5ECF7A46"/>
    <w:multiLevelType w:val="hybridMultilevel"/>
    <w:tmpl w:val="95DCAFA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4E57CA2"/>
    <w:multiLevelType w:val="hybridMultilevel"/>
    <w:tmpl w:val="CFAEF18C"/>
    <w:lvl w:ilvl="0" w:tplc="3738D69A">
      <w:start w:val="1"/>
      <w:numFmt w:val="bullet"/>
      <w:pStyle w:val="BulletList2"/>
      <w:lvlText w:val="−"/>
      <w:lvlJc w:val="left"/>
      <w:pPr>
        <w:tabs>
          <w:tab w:val="num" w:pos="142"/>
        </w:tabs>
        <w:ind w:left="1843" w:hanging="283"/>
      </w:pPr>
      <w:rPr>
        <w:rFonts w:ascii="News Gothic GDB" w:hAnsi="News Gothic GDB" w:hint="default"/>
        <w:sz w:val="18"/>
        <w:szCs w:val="18"/>
      </w:rPr>
    </w:lvl>
    <w:lvl w:ilvl="1" w:tplc="04070003" w:tentative="1">
      <w:start w:val="1"/>
      <w:numFmt w:val="bullet"/>
      <w:lvlText w:val="o"/>
      <w:lvlJc w:val="left"/>
      <w:pPr>
        <w:tabs>
          <w:tab w:val="num" w:pos="3000"/>
        </w:tabs>
        <w:ind w:left="3000" w:hanging="360"/>
      </w:pPr>
      <w:rPr>
        <w:rFonts w:ascii="Courier New" w:hAnsi="Courier New" w:cs="Courier New" w:hint="default"/>
      </w:rPr>
    </w:lvl>
    <w:lvl w:ilvl="2" w:tplc="04070005" w:tentative="1">
      <w:start w:val="1"/>
      <w:numFmt w:val="bullet"/>
      <w:lvlText w:val=""/>
      <w:lvlJc w:val="left"/>
      <w:pPr>
        <w:tabs>
          <w:tab w:val="num" w:pos="3720"/>
        </w:tabs>
        <w:ind w:left="3720" w:hanging="360"/>
      </w:pPr>
      <w:rPr>
        <w:rFonts w:ascii="Wingdings" w:hAnsi="Wingdings" w:hint="default"/>
      </w:rPr>
    </w:lvl>
    <w:lvl w:ilvl="3" w:tplc="04070001" w:tentative="1">
      <w:start w:val="1"/>
      <w:numFmt w:val="bullet"/>
      <w:lvlText w:val=""/>
      <w:lvlJc w:val="left"/>
      <w:pPr>
        <w:tabs>
          <w:tab w:val="num" w:pos="4440"/>
        </w:tabs>
        <w:ind w:left="4440" w:hanging="360"/>
      </w:pPr>
      <w:rPr>
        <w:rFonts w:ascii="Symbol" w:hAnsi="Symbol" w:hint="default"/>
      </w:rPr>
    </w:lvl>
    <w:lvl w:ilvl="4" w:tplc="04070003" w:tentative="1">
      <w:start w:val="1"/>
      <w:numFmt w:val="bullet"/>
      <w:lvlText w:val="o"/>
      <w:lvlJc w:val="left"/>
      <w:pPr>
        <w:tabs>
          <w:tab w:val="num" w:pos="5160"/>
        </w:tabs>
        <w:ind w:left="5160" w:hanging="360"/>
      </w:pPr>
      <w:rPr>
        <w:rFonts w:ascii="Courier New" w:hAnsi="Courier New" w:cs="Courier New" w:hint="default"/>
      </w:rPr>
    </w:lvl>
    <w:lvl w:ilvl="5" w:tplc="04070005" w:tentative="1">
      <w:start w:val="1"/>
      <w:numFmt w:val="bullet"/>
      <w:lvlText w:val=""/>
      <w:lvlJc w:val="left"/>
      <w:pPr>
        <w:tabs>
          <w:tab w:val="num" w:pos="5880"/>
        </w:tabs>
        <w:ind w:left="5880" w:hanging="360"/>
      </w:pPr>
      <w:rPr>
        <w:rFonts w:ascii="Wingdings" w:hAnsi="Wingdings" w:hint="default"/>
      </w:rPr>
    </w:lvl>
    <w:lvl w:ilvl="6" w:tplc="04070001" w:tentative="1">
      <w:start w:val="1"/>
      <w:numFmt w:val="bullet"/>
      <w:lvlText w:val=""/>
      <w:lvlJc w:val="left"/>
      <w:pPr>
        <w:tabs>
          <w:tab w:val="num" w:pos="6600"/>
        </w:tabs>
        <w:ind w:left="6600" w:hanging="360"/>
      </w:pPr>
      <w:rPr>
        <w:rFonts w:ascii="Symbol" w:hAnsi="Symbol" w:hint="default"/>
      </w:rPr>
    </w:lvl>
    <w:lvl w:ilvl="7" w:tplc="04070003" w:tentative="1">
      <w:start w:val="1"/>
      <w:numFmt w:val="bullet"/>
      <w:lvlText w:val="o"/>
      <w:lvlJc w:val="left"/>
      <w:pPr>
        <w:tabs>
          <w:tab w:val="num" w:pos="7320"/>
        </w:tabs>
        <w:ind w:left="7320" w:hanging="360"/>
      </w:pPr>
      <w:rPr>
        <w:rFonts w:ascii="Courier New" w:hAnsi="Courier New" w:cs="Courier New" w:hint="default"/>
      </w:rPr>
    </w:lvl>
    <w:lvl w:ilvl="8" w:tplc="04070005" w:tentative="1">
      <w:start w:val="1"/>
      <w:numFmt w:val="bullet"/>
      <w:lvlText w:val=""/>
      <w:lvlJc w:val="left"/>
      <w:pPr>
        <w:tabs>
          <w:tab w:val="num" w:pos="8040"/>
        </w:tabs>
        <w:ind w:left="8040" w:hanging="360"/>
      </w:pPr>
      <w:rPr>
        <w:rFonts w:ascii="Wingdings" w:hAnsi="Wingdings" w:hint="default"/>
      </w:rPr>
    </w:lvl>
  </w:abstractNum>
  <w:abstractNum w:abstractNumId="45" w15:restartNumberingAfterBreak="0">
    <w:nsid w:val="667C6426"/>
    <w:multiLevelType w:val="hybridMultilevel"/>
    <w:tmpl w:val="868C404E"/>
    <w:lvl w:ilvl="0" w:tplc="6DA6FAE8">
      <w:start w:val="1"/>
      <w:numFmt w:val="bullet"/>
      <w:lvlText w:val="•"/>
      <w:lvlJc w:val="left"/>
      <w:pPr>
        <w:tabs>
          <w:tab w:val="num" w:pos="720"/>
        </w:tabs>
        <w:ind w:left="720" w:hanging="360"/>
      </w:pPr>
      <w:rPr>
        <w:rFonts w:ascii="Arial" w:hAnsi="Arial" w:hint="default"/>
      </w:rPr>
    </w:lvl>
    <w:lvl w:ilvl="1" w:tplc="3CEEE148" w:tentative="1">
      <w:start w:val="1"/>
      <w:numFmt w:val="bullet"/>
      <w:lvlText w:val="•"/>
      <w:lvlJc w:val="left"/>
      <w:pPr>
        <w:tabs>
          <w:tab w:val="num" w:pos="1440"/>
        </w:tabs>
        <w:ind w:left="1440" w:hanging="360"/>
      </w:pPr>
      <w:rPr>
        <w:rFonts w:ascii="Arial" w:hAnsi="Arial" w:hint="default"/>
      </w:rPr>
    </w:lvl>
    <w:lvl w:ilvl="2" w:tplc="2F760D40" w:tentative="1">
      <w:start w:val="1"/>
      <w:numFmt w:val="bullet"/>
      <w:lvlText w:val="•"/>
      <w:lvlJc w:val="left"/>
      <w:pPr>
        <w:tabs>
          <w:tab w:val="num" w:pos="2160"/>
        </w:tabs>
        <w:ind w:left="2160" w:hanging="360"/>
      </w:pPr>
      <w:rPr>
        <w:rFonts w:ascii="Arial" w:hAnsi="Arial" w:hint="default"/>
      </w:rPr>
    </w:lvl>
    <w:lvl w:ilvl="3" w:tplc="A5C4E9A2" w:tentative="1">
      <w:start w:val="1"/>
      <w:numFmt w:val="bullet"/>
      <w:lvlText w:val="•"/>
      <w:lvlJc w:val="left"/>
      <w:pPr>
        <w:tabs>
          <w:tab w:val="num" w:pos="2880"/>
        </w:tabs>
        <w:ind w:left="2880" w:hanging="360"/>
      </w:pPr>
      <w:rPr>
        <w:rFonts w:ascii="Arial" w:hAnsi="Arial" w:hint="default"/>
      </w:rPr>
    </w:lvl>
    <w:lvl w:ilvl="4" w:tplc="AA365BE8" w:tentative="1">
      <w:start w:val="1"/>
      <w:numFmt w:val="bullet"/>
      <w:lvlText w:val="•"/>
      <w:lvlJc w:val="left"/>
      <w:pPr>
        <w:tabs>
          <w:tab w:val="num" w:pos="3600"/>
        </w:tabs>
        <w:ind w:left="3600" w:hanging="360"/>
      </w:pPr>
      <w:rPr>
        <w:rFonts w:ascii="Arial" w:hAnsi="Arial" w:hint="default"/>
      </w:rPr>
    </w:lvl>
    <w:lvl w:ilvl="5" w:tplc="64A4762C" w:tentative="1">
      <w:start w:val="1"/>
      <w:numFmt w:val="bullet"/>
      <w:lvlText w:val="•"/>
      <w:lvlJc w:val="left"/>
      <w:pPr>
        <w:tabs>
          <w:tab w:val="num" w:pos="4320"/>
        </w:tabs>
        <w:ind w:left="4320" w:hanging="360"/>
      </w:pPr>
      <w:rPr>
        <w:rFonts w:ascii="Arial" w:hAnsi="Arial" w:hint="default"/>
      </w:rPr>
    </w:lvl>
    <w:lvl w:ilvl="6" w:tplc="172C3122" w:tentative="1">
      <w:start w:val="1"/>
      <w:numFmt w:val="bullet"/>
      <w:lvlText w:val="•"/>
      <w:lvlJc w:val="left"/>
      <w:pPr>
        <w:tabs>
          <w:tab w:val="num" w:pos="5040"/>
        </w:tabs>
        <w:ind w:left="5040" w:hanging="360"/>
      </w:pPr>
      <w:rPr>
        <w:rFonts w:ascii="Arial" w:hAnsi="Arial" w:hint="default"/>
      </w:rPr>
    </w:lvl>
    <w:lvl w:ilvl="7" w:tplc="6EFE85E4" w:tentative="1">
      <w:start w:val="1"/>
      <w:numFmt w:val="bullet"/>
      <w:lvlText w:val="•"/>
      <w:lvlJc w:val="left"/>
      <w:pPr>
        <w:tabs>
          <w:tab w:val="num" w:pos="5760"/>
        </w:tabs>
        <w:ind w:left="5760" w:hanging="360"/>
      </w:pPr>
      <w:rPr>
        <w:rFonts w:ascii="Arial" w:hAnsi="Arial" w:hint="default"/>
      </w:rPr>
    </w:lvl>
    <w:lvl w:ilvl="8" w:tplc="263C58A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A800C09"/>
    <w:multiLevelType w:val="hybridMultilevel"/>
    <w:tmpl w:val="5EE03E10"/>
    <w:lvl w:ilvl="0" w:tplc="BCFCC47C">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7" w15:restartNumberingAfterBreak="0">
    <w:nsid w:val="6AE06404"/>
    <w:multiLevelType w:val="hybridMultilevel"/>
    <w:tmpl w:val="93BC1B6C"/>
    <w:lvl w:ilvl="0" w:tplc="09EC151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8" w15:restartNumberingAfterBreak="0">
    <w:nsid w:val="6C8A48B2"/>
    <w:multiLevelType w:val="hybridMultilevel"/>
    <w:tmpl w:val="66F65622"/>
    <w:lvl w:ilvl="0" w:tplc="EFDA2C8A">
      <w:start w:val="1"/>
      <w:numFmt w:val="decimal"/>
      <w:pStyle w:val="NumberedList"/>
      <w:lvlText w:val="%1."/>
      <w:lvlJc w:val="left"/>
      <w:pPr>
        <w:tabs>
          <w:tab w:val="num" w:pos="709"/>
        </w:tabs>
        <w:ind w:left="1134" w:hanging="283"/>
      </w:pPr>
      <w:rPr>
        <w:rFonts w:hint="default"/>
      </w:rPr>
    </w:lvl>
    <w:lvl w:ilvl="1" w:tplc="67A45C2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CF53325"/>
    <w:multiLevelType w:val="hybridMultilevel"/>
    <w:tmpl w:val="805A8E9E"/>
    <w:lvl w:ilvl="0" w:tplc="E1F4F7F8">
      <w:start w:val="1"/>
      <w:numFmt w:val="bullet"/>
      <w:lvlText w:val="•"/>
      <w:lvlJc w:val="left"/>
      <w:pPr>
        <w:tabs>
          <w:tab w:val="num" w:pos="360"/>
        </w:tabs>
        <w:ind w:left="360" w:hanging="360"/>
      </w:pPr>
      <w:rPr>
        <w:rFonts w:ascii="Arial" w:hAnsi="Arial" w:hint="default"/>
      </w:rPr>
    </w:lvl>
    <w:lvl w:ilvl="1" w:tplc="89BA3090" w:tentative="1">
      <w:start w:val="1"/>
      <w:numFmt w:val="bullet"/>
      <w:lvlText w:val="•"/>
      <w:lvlJc w:val="left"/>
      <w:pPr>
        <w:tabs>
          <w:tab w:val="num" w:pos="1080"/>
        </w:tabs>
        <w:ind w:left="1080" w:hanging="360"/>
      </w:pPr>
      <w:rPr>
        <w:rFonts w:ascii="Arial" w:hAnsi="Arial" w:hint="default"/>
      </w:rPr>
    </w:lvl>
    <w:lvl w:ilvl="2" w:tplc="77BA81DA" w:tentative="1">
      <w:start w:val="1"/>
      <w:numFmt w:val="bullet"/>
      <w:lvlText w:val="•"/>
      <w:lvlJc w:val="left"/>
      <w:pPr>
        <w:tabs>
          <w:tab w:val="num" w:pos="1800"/>
        </w:tabs>
        <w:ind w:left="1800" w:hanging="360"/>
      </w:pPr>
      <w:rPr>
        <w:rFonts w:ascii="Arial" w:hAnsi="Arial" w:hint="default"/>
      </w:rPr>
    </w:lvl>
    <w:lvl w:ilvl="3" w:tplc="E634F49A" w:tentative="1">
      <w:start w:val="1"/>
      <w:numFmt w:val="bullet"/>
      <w:lvlText w:val="•"/>
      <w:lvlJc w:val="left"/>
      <w:pPr>
        <w:tabs>
          <w:tab w:val="num" w:pos="2520"/>
        </w:tabs>
        <w:ind w:left="2520" w:hanging="360"/>
      </w:pPr>
      <w:rPr>
        <w:rFonts w:ascii="Arial" w:hAnsi="Arial" w:hint="default"/>
      </w:rPr>
    </w:lvl>
    <w:lvl w:ilvl="4" w:tplc="53288554" w:tentative="1">
      <w:start w:val="1"/>
      <w:numFmt w:val="bullet"/>
      <w:lvlText w:val="•"/>
      <w:lvlJc w:val="left"/>
      <w:pPr>
        <w:tabs>
          <w:tab w:val="num" w:pos="3240"/>
        </w:tabs>
        <w:ind w:left="3240" w:hanging="360"/>
      </w:pPr>
      <w:rPr>
        <w:rFonts w:ascii="Arial" w:hAnsi="Arial" w:hint="default"/>
      </w:rPr>
    </w:lvl>
    <w:lvl w:ilvl="5" w:tplc="5E58DA4C" w:tentative="1">
      <w:start w:val="1"/>
      <w:numFmt w:val="bullet"/>
      <w:lvlText w:val="•"/>
      <w:lvlJc w:val="left"/>
      <w:pPr>
        <w:tabs>
          <w:tab w:val="num" w:pos="3960"/>
        </w:tabs>
        <w:ind w:left="3960" w:hanging="360"/>
      </w:pPr>
      <w:rPr>
        <w:rFonts w:ascii="Arial" w:hAnsi="Arial" w:hint="default"/>
      </w:rPr>
    </w:lvl>
    <w:lvl w:ilvl="6" w:tplc="20A0FB4C" w:tentative="1">
      <w:start w:val="1"/>
      <w:numFmt w:val="bullet"/>
      <w:lvlText w:val="•"/>
      <w:lvlJc w:val="left"/>
      <w:pPr>
        <w:tabs>
          <w:tab w:val="num" w:pos="4680"/>
        </w:tabs>
        <w:ind w:left="4680" w:hanging="360"/>
      </w:pPr>
      <w:rPr>
        <w:rFonts w:ascii="Arial" w:hAnsi="Arial" w:hint="default"/>
      </w:rPr>
    </w:lvl>
    <w:lvl w:ilvl="7" w:tplc="49465034" w:tentative="1">
      <w:start w:val="1"/>
      <w:numFmt w:val="bullet"/>
      <w:lvlText w:val="•"/>
      <w:lvlJc w:val="left"/>
      <w:pPr>
        <w:tabs>
          <w:tab w:val="num" w:pos="5400"/>
        </w:tabs>
        <w:ind w:left="5400" w:hanging="360"/>
      </w:pPr>
      <w:rPr>
        <w:rFonts w:ascii="Arial" w:hAnsi="Arial" w:hint="default"/>
      </w:rPr>
    </w:lvl>
    <w:lvl w:ilvl="8" w:tplc="48C2C46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706A52AC"/>
    <w:multiLevelType w:val="hybridMultilevel"/>
    <w:tmpl w:val="8FB211D8"/>
    <w:lvl w:ilvl="0" w:tplc="D48A2DD2">
      <w:start w:val="1"/>
      <w:numFmt w:val="bullet"/>
      <w:lvlText w:val="•"/>
      <w:lvlJc w:val="left"/>
      <w:pPr>
        <w:tabs>
          <w:tab w:val="num" w:pos="720"/>
        </w:tabs>
        <w:ind w:left="720" w:hanging="360"/>
      </w:pPr>
      <w:rPr>
        <w:rFonts w:ascii="Arial" w:hAnsi="Arial" w:hint="default"/>
      </w:rPr>
    </w:lvl>
    <w:lvl w:ilvl="1" w:tplc="5A4ECCC8" w:tentative="1">
      <w:start w:val="1"/>
      <w:numFmt w:val="bullet"/>
      <w:lvlText w:val="•"/>
      <w:lvlJc w:val="left"/>
      <w:pPr>
        <w:tabs>
          <w:tab w:val="num" w:pos="1440"/>
        </w:tabs>
        <w:ind w:left="1440" w:hanging="360"/>
      </w:pPr>
      <w:rPr>
        <w:rFonts w:ascii="Arial" w:hAnsi="Arial" w:hint="default"/>
      </w:rPr>
    </w:lvl>
    <w:lvl w:ilvl="2" w:tplc="93687A9A" w:tentative="1">
      <w:start w:val="1"/>
      <w:numFmt w:val="bullet"/>
      <w:lvlText w:val="•"/>
      <w:lvlJc w:val="left"/>
      <w:pPr>
        <w:tabs>
          <w:tab w:val="num" w:pos="2160"/>
        </w:tabs>
        <w:ind w:left="2160" w:hanging="360"/>
      </w:pPr>
      <w:rPr>
        <w:rFonts w:ascii="Arial" w:hAnsi="Arial" w:hint="default"/>
      </w:rPr>
    </w:lvl>
    <w:lvl w:ilvl="3" w:tplc="F98E78BA" w:tentative="1">
      <w:start w:val="1"/>
      <w:numFmt w:val="bullet"/>
      <w:lvlText w:val="•"/>
      <w:lvlJc w:val="left"/>
      <w:pPr>
        <w:tabs>
          <w:tab w:val="num" w:pos="2880"/>
        </w:tabs>
        <w:ind w:left="2880" w:hanging="360"/>
      </w:pPr>
      <w:rPr>
        <w:rFonts w:ascii="Arial" w:hAnsi="Arial" w:hint="default"/>
      </w:rPr>
    </w:lvl>
    <w:lvl w:ilvl="4" w:tplc="06A2C4B0" w:tentative="1">
      <w:start w:val="1"/>
      <w:numFmt w:val="bullet"/>
      <w:lvlText w:val="•"/>
      <w:lvlJc w:val="left"/>
      <w:pPr>
        <w:tabs>
          <w:tab w:val="num" w:pos="3600"/>
        </w:tabs>
        <w:ind w:left="3600" w:hanging="360"/>
      </w:pPr>
      <w:rPr>
        <w:rFonts w:ascii="Arial" w:hAnsi="Arial" w:hint="default"/>
      </w:rPr>
    </w:lvl>
    <w:lvl w:ilvl="5" w:tplc="46B85DA6" w:tentative="1">
      <w:start w:val="1"/>
      <w:numFmt w:val="bullet"/>
      <w:lvlText w:val="•"/>
      <w:lvlJc w:val="left"/>
      <w:pPr>
        <w:tabs>
          <w:tab w:val="num" w:pos="4320"/>
        </w:tabs>
        <w:ind w:left="4320" w:hanging="360"/>
      </w:pPr>
      <w:rPr>
        <w:rFonts w:ascii="Arial" w:hAnsi="Arial" w:hint="default"/>
      </w:rPr>
    </w:lvl>
    <w:lvl w:ilvl="6" w:tplc="2632CA58" w:tentative="1">
      <w:start w:val="1"/>
      <w:numFmt w:val="bullet"/>
      <w:lvlText w:val="•"/>
      <w:lvlJc w:val="left"/>
      <w:pPr>
        <w:tabs>
          <w:tab w:val="num" w:pos="5040"/>
        </w:tabs>
        <w:ind w:left="5040" w:hanging="360"/>
      </w:pPr>
      <w:rPr>
        <w:rFonts w:ascii="Arial" w:hAnsi="Arial" w:hint="default"/>
      </w:rPr>
    </w:lvl>
    <w:lvl w:ilvl="7" w:tplc="0B0880D6" w:tentative="1">
      <w:start w:val="1"/>
      <w:numFmt w:val="bullet"/>
      <w:lvlText w:val="•"/>
      <w:lvlJc w:val="left"/>
      <w:pPr>
        <w:tabs>
          <w:tab w:val="num" w:pos="5760"/>
        </w:tabs>
        <w:ind w:left="5760" w:hanging="360"/>
      </w:pPr>
      <w:rPr>
        <w:rFonts w:ascii="Arial" w:hAnsi="Arial" w:hint="default"/>
      </w:rPr>
    </w:lvl>
    <w:lvl w:ilvl="8" w:tplc="350A3F1A"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077625C"/>
    <w:multiLevelType w:val="hybridMultilevel"/>
    <w:tmpl w:val="70AA9F02"/>
    <w:lvl w:ilvl="0" w:tplc="928231AE">
      <w:start w:val="1"/>
      <w:numFmt w:val="bullet"/>
      <w:lvlText w:val="•"/>
      <w:lvlJc w:val="left"/>
      <w:pPr>
        <w:tabs>
          <w:tab w:val="num" w:pos="720"/>
        </w:tabs>
        <w:ind w:left="720" w:hanging="360"/>
      </w:pPr>
      <w:rPr>
        <w:rFonts w:ascii="Arial" w:hAnsi="Arial" w:hint="default"/>
      </w:rPr>
    </w:lvl>
    <w:lvl w:ilvl="1" w:tplc="2DD235E0" w:tentative="1">
      <w:start w:val="1"/>
      <w:numFmt w:val="bullet"/>
      <w:lvlText w:val="•"/>
      <w:lvlJc w:val="left"/>
      <w:pPr>
        <w:tabs>
          <w:tab w:val="num" w:pos="1440"/>
        </w:tabs>
        <w:ind w:left="1440" w:hanging="360"/>
      </w:pPr>
      <w:rPr>
        <w:rFonts w:ascii="Arial" w:hAnsi="Arial" w:hint="default"/>
      </w:rPr>
    </w:lvl>
    <w:lvl w:ilvl="2" w:tplc="45A2D60E" w:tentative="1">
      <w:start w:val="1"/>
      <w:numFmt w:val="bullet"/>
      <w:lvlText w:val="•"/>
      <w:lvlJc w:val="left"/>
      <w:pPr>
        <w:tabs>
          <w:tab w:val="num" w:pos="2160"/>
        </w:tabs>
        <w:ind w:left="2160" w:hanging="360"/>
      </w:pPr>
      <w:rPr>
        <w:rFonts w:ascii="Arial" w:hAnsi="Arial" w:hint="default"/>
      </w:rPr>
    </w:lvl>
    <w:lvl w:ilvl="3" w:tplc="788C1E44" w:tentative="1">
      <w:start w:val="1"/>
      <w:numFmt w:val="bullet"/>
      <w:lvlText w:val="•"/>
      <w:lvlJc w:val="left"/>
      <w:pPr>
        <w:tabs>
          <w:tab w:val="num" w:pos="2880"/>
        </w:tabs>
        <w:ind w:left="2880" w:hanging="360"/>
      </w:pPr>
      <w:rPr>
        <w:rFonts w:ascii="Arial" w:hAnsi="Arial" w:hint="default"/>
      </w:rPr>
    </w:lvl>
    <w:lvl w:ilvl="4" w:tplc="651666C8" w:tentative="1">
      <w:start w:val="1"/>
      <w:numFmt w:val="bullet"/>
      <w:lvlText w:val="•"/>
      <w:lvlJc w:val="left"/>
      <w:pPr>
        <w:tabs>
          <w:tab w:val="num" w:pos="3600"/>
        </w:tabs>
        <w:ind w:left="3600" w:hanging="360"/>
      </w:pPr>
      <w:rPr>
        <w:rFonts w:ascii="Arial" w:hAnsi="Arial" w:hint="default"/>
      </w:rPr>
    </w:lvl>
    <w:lvl w:ilvl="5" w:tplc="5DDE9E80" w:tentative="1">
      <w:start w:val="1"/>
      <w:numFmt w:val="bullet"/>
      <w:lvlText w:val="•"/>
      <w:lvlJc w:val="left"/>
      <w:pPr>
        <w:tabs>
          <w:tab w:val="num" w:pos="4320"/>
        </w:tabs>
        <w:ind w:left="4320" w:hanging="360"/>
      </w:pPr>
      <w:rPr>
        <w:rFonts w:ascii="Arial" w:hAnsi="Arial" w:hint="default"/>
      </w:rPr>
    </w:lvl>
    <w:lvl w:ilvl="6" w:tplc="11D09648" w:tentative="1">
      <w:start w:val="1"/>
      <w:numFmt w:val="bullet"/>
      <w:lvlText w:val="•"/>
      <w:lvlJc w:val="left"/>
      <w:pPr>
        <w:tabs>
          <w:tab w:val="num" w:pos="5040"/>
        </w:tabs>
        <w:ind w:left="5040" w:hanging="360"/>
      </w:pPr>
      <w:rPr>
        <w:rFonts w:ascii="Arial" w:hAnsi="Arial" w:hint="default"/>
      </w:rPr>
    </w:lvl>
    <w:lvl w:ilvl="7" w:tplc="C0EE01CE" w:tentative="1">
      <w:start w:val="1"/>
      <w:numFmt w:val="bullet"/>
      <w:lvlText w:val="•"/>
      <w:lvlJc w:val="left"/>
      <w:pPr>
        <w:tabs>
          <w:tab w:val="num" w:pos="5760"/>
        </w:tabs>
        <w:ind w:left="5760" w:hanging="360"/>
      </w:pPr>
      <w:rPr>
        <w:rFonts w:ascii="Arial" w:hAnsi="Arial" w:hint="default"/>
      </w:rPr>
    </w:lvl>
    <w:lvl w:ilvl="8" w:tplc="911A2474"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3F968BA"/>
    <w:multiLevelType w:val="hybridMultilevel"/>
    <w:tmpl w:val="DCC4E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4F351A"/>
    <w:multiLevelType w:val="hybridMultilevel"/>
    <w:tmpl w:val="A2CAD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566031"/>
    <w:multiLevelType w:val="hybridMultilevel"/>
    <w:tmpl w:val="08C849CC"/>
    <w:lvl w:ilvl="0" w:tplc="91A4D82E">
      <w:start w:val="1"/>
      <w:numFmt w:val="bullet"/>
      <w:lvlText w:val="•"/>
      <w:lvlJc w:val="left"/>
      <w:pPr>
        <w:tabs>
          <w:tab w:val="num" w:pos="360"/>
        </w:tabs>
        <w:ind w:left="360" w:hanging="360"/>
      </w:pPr>
      <w:rPr>
        <w:rFonts w:ascii="Arial" w:hAnsi="Arial" w:hint="default"/>
      </w:rPr>
    </w:lvl>
    <w:lvl w:ilvl="1" w:tplc="136EA654" w:tentative="1">
      <w:start w:val="1"/>
      <w:numFmt w:val="bullet"/>
      <w:lvlText w:val="•"/>
      <w:lvlJc w:val="left"/>
      <w:pPr>
        <w:tabs>
          <w:tab w:val="num" w:pos="1080"/>
        </w:tabs>
        <w:ind w:left="1080" w:hanging="360"/>
      </w:pPr>
      <w:rPr>
        <w:rFonts w:ascii="Arial" w:hAnsi="Arial" w:hint="default"/>
      </w:rPr>
    </w:lvl>
    <w:lvl w:ilvl="2" w:tplc="7ACC76F8" w:tentative="1">
      <w:start w:val="1"/>
      <w:numFmt w:val="bullet"/>
      <w:lvlText w:val="•"/>
      <w:lvlJc w:val="left"/>
      <w:pPr>
        <w:tabs>
          <w:tab w:val="num" w:pos="1800"/>
        </w:tabs>
        <w:ind w:left="1800" w:hanging="360"/>
      </w:pPr>
      <w:rPr>
        <w:rFonts w:ascii="Arial" w:hAnsi="Arial" w:hint="default"/>
      </w:rPr>
    </w:lvl>
    <w:lvl w:ilvl="3" w:tplc="84FE62DE" w:tentative="1">
      <w:start w:val="1"/>
      <w:numFmt w:val="bullet"/>
      <w:lvlText w:val="•"/>
      <w:lvlJc w:val="left"/>
      <w:pPr>
        <w:tabs>
          <w:tab w:val="num" w:pos="2520"/>
        </w:tabs>
        <w:ind w:left="2520" w:hanging="360"/>
      </w:pPr>
      <w:rPr>
        <w:rFonts w:ascii="Arial" w:hAnsi="Arial" w:hint="default"/>
      </w:rPr>
    </w:lvl>
    <w:lvl w:ilvl="4" w:tplc="4358F524" w:tentative="1">
      <w:start w:val="1"/>
      <w:numFmt w:val="bullet"/>
      <w:lvlText w:val="•"/>
      <w:lvlJc w:val="left"/>
      <w:pPr>
        <w:tabs>
          <w:tab w:val="num" w:pos="3240"/>
        </w:tabs>
        <w:ind w:left="3240" w:hanging="360"/>
      </w:pPr>
      <w:rPr>
        <w:rFonts w:ascii="Arial" w:hAnsi="Arial" w:hint="default"/>
      </w:rPr>
    </w:lvl>
    <w:lvl w:ilvl="5" w:tplc="F3A83DEE" w:tentative="1">
      <w:start w:val="1"/>
      <w:numFmt w:val="bullet"/>
      <w:lvlText w:val="•"/>
      <w:lvlJc w:val="left"/>
      <w:pPr>
        <w:tabs>
          <w:tab w:val="num" w:pos="3960"/>
        </w:tabs>
        <w:ind w:left="3960" w:hanging="360"/>
      </w:pPr>
      <w:rPr>
        <w:rFonts w:ascii="Arial" w:hAnsi="Arial" w:hint="default"/>
      </w:rPr>
    </w:lvl>
    <w:lvl w:ilvl="6" w:tplc="3EC4447E" w:tentative="1">
      <w:start w:val="1"/>
      <w:numFmt w:val="bullet"/>
      <w:lvlText w:val="•"/>
      <w:lvlJc w:val="left"/>
      <w:pPr>
        <w:tabs>
          <w:tab w:val="num" w:pos="4680"/>
        </w:tabs>
        <w:ind w:left="4680" w:hanging="360"/>
      </w:pPr>
      <w:rPr>
        <w:rFonts w:ascii="Arial" w:hAnsi="Arial" w:hint="default"/>
      </w:rPr>
    </w:lvl>
    <w:lvl w:ilvl="7" w:tplc="FE5CC478" w:tentative="1">
      <w:start w:val="1"/>
      <w:numFmt w:val="bullet"/>
      <w:lvlText w:val="•"/>
      <w:lvlJc w:val="left"/>
      <w:pPr>
        <w:tabs>
          <w:tab w:val="num" w:pos="5400"/>
        </w:tabs>
        <w:ind w:left="5400" w:hanging="360"/>
      </w:pPr>
      <w:rPr>
        <w:rFonts w:ascii="Arial" w:hAnsi="Arial" w:hint="default"/>
      </w:rPr>
    </w:lvl>
    <w:lvl w:ilvl="8" w:tplc="BC06CFAE" w:tentative="1">
      <w:start w:val="1"/>
      <w:numFmt w:val="bullet"/>
      <w:lvlText w:val="•"/>
      <w:lvlJc w:val="left"/>
      <w:pPr>
        <w:tabs>
          <w:tab w:val="num" w:pos="6120"/>
        </w:tabs>
        <w:ind w:left="6120" w:hanging="360"/>
      </w:pPr>
      <w:rPr>
        <w:rFonts w:ascii="Arial" w:hAnsi="Arial" w:hint="default"/>
      </w:rPr>
    </w:lvl>
  </w:abstractNum>
  <w:num w:numId="1">
    <w:abstractNumId w:val="44"/>
  </w:num>
  <w:num w:numId="2">
    <w:abstractNumId w:val="26"/>
  </w:num>
  <w:num w:numId="3">
    <w:abstractNumId w:val="23"/>
  </w:num>
  <w:num w:numId="4">
    <w:abstractNumId w:val="48"/>
  </w:num>
  <w:num w:numId="5">
    <w:abstractNumId w:val="35"/>
  </w:num>
  <w:num w:numId="6">
    <w:abstractNumId w:val="53"/>
  </w:num>
  <w:num w:numId="7">
    <w:abstractNumId w:val="14"/>
  </w:num>
  <w:num w:numId="8">
    <w:abstractNumId w:val="9"/>
  </w:num>
  <w:num w:numId="9">
    <w:abstractNumId w:val="7"/>
  </w:num>
  <w:num w:numId="10">
    <w:abstractNumId w:val="6"/>
  </w:num>
  <w:num w:numId="11">
    <w:abstractNumId w:val="5"/>
  </w:num>
  <w:num w:numId="12">
    <w:abstractNumId w:val="4"/>
  </w:num>
  <w:num w:numId="13">
    <w:abstractNumId w:val="22"/>
  </w:num>
  <w:num w:numId="14">
    <w:abstractNumId w:val="8"/>
  </w:num>
  <w:num w:numId="15">
    <w:abstractNumId w:val="3"/>
  </w:num>
  <w:num w:numId="16">
    <w:abstractNumId w:val="2"/>
  </w:num>
  <w:num w:numId="17">
    <w:abstractNumId w:val="1"/>
  </w:num>
  <w:num w:numId="18">
    <w:abstractNumId w:val="0"/>
  </w:num>
  <w:num w:numId="19">
    <w:abstractNumId w:val="27"/>
  </w:num>
  <w:num w:numId="20">
    <w:abstractNumId w:val="20"/>
  </w:num>
  <w:num w:numId="21">
    <w:abstractNumId w:val="39"/>
  </w:num>
  <w:num w:numId="22">
    <w:abstractNumId w:val="29"/>
  </w:num>
  <w:num w:numId="23">
    <w:abstractNumId w:val="17"/>
  </w:num>
  <w:num w:numId="24">
    <w:abstractNumId w:val="52"/>
  </w:num>
  <w:num w:numId="25">
    <w:abstractNumId w:val="10"/>
  </w:num>
  <w:num w:numId="26">
    <w:abstractNumId w:val="13"/>
  </w:num>
  <w:num w:numId="27">
    <w:abstractNumId w:val="50"/>
  </w:num>
  <w:num w:numId="28">
    <w:abstractNumId w:val="34"/>
  </w:num>
  <w:num w:numId="29">
    <w:abstractNumId w:val="25"/>
  </w:num>
  <w:num w:numId="30">
    <w:abstractNumId w:val="30"/>
  </w:num>
  <w:num w:numId="31">
    <w:abstractNumId w:val="45"/>
  </w:num>
  <w:num w:numId="32">
    <w:abstractNumId w:val="32"/>
  </w:num>
  <w:num w:numId="33">
    <w:abstractNumId w:val="51"/>
  </w:num>
  <w:num w:numId="34">
    <w:abstractNumId w:val="41"/>
  </w:num>
  <w:num w:numId="35">
    <w:abstractNumId w:val="26"/>
  </w:num>
  <w:num w:numId="36">
    <w:abstractNumId w:val="42"/>
  </w:num>
  <w:num w:numId="37">
    <w:abstractNumId w:val="43"/>
  </w:num>
  <w:num w:numId="38">
    <w:abstractNumId w:val="19"/>
  </w:num>
  <w:num w:numId="39">
    <w:abstractNumId w:val="40"/>
  </w:num>
  <w:num w:numId="40">
    <w:abstractNumId w:val="18"/>
  </w:num>
  <w:num w:numId="41">
    <w:abstractNumId w:val="31"/>
  </w:num>
  <w:num w:numId="42">
    <w:abstractNumId w:val="16"/>
  </w:num>
  <w:num w:numId="43">
    <w:abstractNumId w:val="26"/>
  </w:num>
  <w:num w:numId="44">
    <w:abstractNumId w:val="46"/>
  </w:num>
  <w:num w:numId="45">
    <w:abstractNumId w:val="33"/>
  </w:num>
  <w:num w:numId="46">
    <w:abstractNumId w:val="24"/>
  </w:num>
  <w:num w:numId="47">
    <w:abstractNumId w:val="38"/>
  </w:num>
  <w:num w:numId="48">
    <w:abstractNumId w:val="37"/>
  </w:num>
  <w:num w:numId="49">
    <w:abstractNumId w:val="49"/>
  </w:num>
  <w:num w:numId="50">
    <w:abstractNumId w:val="11"/>
  </w:num>
  <w:num w:numId="51">
    <w:abstractNumId w:val="28"/>
  </w:num>
  <w:num w:numId="52">
    <w:abstractNumId w:val="54"/>
  </w:num>
  <w:num w:numId="53">
    <w:abstractNumId w:val="36"/>
  </w:num>
  <w:num w:numId="54">
    <w:abstractNumId w:val="47"/>
  </w:num>
  <w:num w:numId="55">
    <w:abstractNumId w:val="21"/>
  </w:num>
  <w:num w:numId="56">
    <w:abstractNumId w:val="12"/>
  </w:num>
  <w:num w:numId="57">
    <w:abstractNumId w:val="1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ole Fich">
    <w15:presenceInfo w15:providerId="AD" w15:userId="S-1-5-21-1403078364-1280186586-2126327358-144050"/>
  </w15:person>
  <w15:person w15:author="Preuss Michal">
    <w15:presenceInfo w15:providerId="AD" w15:userId="S-1-5-21-1403078364-1280186586-2126327358-65830"/>
  </w15:person>
  <w15:person w15:author="Arne Rosin">
    <w15:presenceInfo w15:providerId="None" w15:userId="Arne Ros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linkStyles/>
  <w:trackRevisions/>
  <w:defaultTabStop w:val="720"/>
  <w:hyphenationZone w:val="425"/>
  <w:drawingGridHorizontalSpacing w:val="100"/>
  <w:drawingGridVerticalSpacing w:val="136"/>
  <w:displayHorizontalDrawingGridEvery w:val="0"/>
  <w:displayVerticalDrawingGridEvery w:val="2"/>
  <w:characterSpacingControl w:val="doNotCompress"/>
  <w:hdrShapeDefaults>
    <o:shapedefaults v:ext="edit" spidmax="65539"/>
    <o:shapelayout v:ext="edit">
      <o:idmap v:ext="edit" data="64"/>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67F"/>
    <w:rsid w:val="0000130A"/>
    <w:rsid w:val="000013CD"/>
    <w:rsid w:val="0000343E"/>
    <w:rsid w:val="000073A1"/>
    <w:rsid w:val="00011171"/>
    <w:rsid w:val="0001138E"/>
    <w:rsid w:val="00016A95"/>
    <w:rsid w:val="00021248"/>
    <w:rsid w:val="000226BC"/>
    <w:rsid w:val="0002366A"/>
    <w:rsid w:val="00030228"/>
    <w:rsid w:val="00032A5A"/>
    <w:rsid w:val="00032AD3"/>
    <w:rsid w:val="00032B8F"/>
    <w:rsid w:val="00033B4B"/>
    <w:rsid w:val="000373CF"/>
    <w:rsid w:val="00037B0F"/>
    <w:rsid w:val="00040528"/>
    <w:rsid w:val="000406B2"/>
    <w:rsid w:val="000426E5"/>
    <w:rsid w:val="000428B7"/>
    <w:rsid w:val="00043C2D"/>
    <w:rsid w:val="00050A1A"/>
    <w:rsid w:val="00050F44"/>
    <w:rsid w:val="000548EF"/>
    <w:rsid w:val="00056D09"/>
    <w:rsid w:val="0006190D"/>
    <w:rsid w:val="0006321E"/>
    <w:rsid w:val="000636FB"/>
    <w:rsid w:val="00064EA9"/>
    <w:rsid w:val="00070572"/>
    <w:rsid w:val="000712CA"/>
    <w:rsid w:val="00071EDC"/>
    <w:rsid w:val="00072259"/>
    <w:rsid w:val="00072BE5"/>
    <w:rsid w:val="000742D1"/>
    <w:rsid w:val="00075D7A"/>
    <w:rsid w:val="000761AF"/>
    <w:rsid w:val="000763E1"/>
    <w:rsid w:val="00076F09"/>
    <w:rsid w:val="00077EAC"/>
    <w:rsid w:val="00077FB5"/>
    <w:rsid w:val="00080B1F"/>
    <w:rsid w:val="00084BAD"/>
    <w:rsid w:val="000857CF"/>
    <w:rsid w:val="00086F65"/>
    <w:rsid w:val="00090514"/>
    <w:rsid w:val="00093CA3"/>
    <w:rsid w:val="000946B7"/>
    <w:rsid w:val="00096ACE"/>
    <w:rsid w:val="000A0338"/>
    <w:rsid w:val="000A49D5"/>
    <w:rsid w:val="000A5E65"/>
    <w:rsid w:val="000A7991"/>
    <w:rsid w:val="000A7B76"/>
    <w:rsid w:val="000B2187"/>
    <w:rsid w:val="000B5A41"/>
    <w:rsid w:val="000B5F1B"/>
    <w:rsid w:val="000B65AF"/>
    <w:rsid w:val="000B66AD"/>
    <w:rsid w:val="000B66B8"/>
    <w:rsid w:val="000C169A"/>
    <w:rsid w:val="000C1F31"/>
    <w:rsid w:val="000C45C5"/>
    <w:rsid w:val="000C6CEE"/>
    <w:rsid w:val="000D0D70"/>
    <w:rsid w:val="000D2A5D"/>
    <w:rsid w:val="000D37F5"/>
    <w:rsid w:val="000D5473"/>
    <w:rsid w:val="000D5E8F"/>
    <w:rsid w:val="000D7354"/>
    <w:rsid w:val="000D7AE0"/>
    <w:rsid w:val="000E0B5B"/>
    <w:rsid w:val="000E175F"/>
    <w:rsid w:val="000E258F"/>
    <w:rsid w:val="000E392D"/>
    <w:rsid w:val="000E428E"/>
    <w:rsid w:val="000E7567"/>
    <w:rsid w:val="000E77FB"/>
    <w:rsid w:val="000F08AF"/>
    <w:rsid w:val="000F414A"/>
    <w:rsid w:val="000F4226"/>
    <w:rsid w:val="000F45C9"/>
    <w:rsid w:val="000F728E"/>
    <w:rsid w:val="000F7A46"/>
    <w:rsid w:val="000F7D38"/>
    <w:rsid w:val="000F7D8B"/>
    <w:rsid w:val="001006C9"/>
    <w:rsid w:val="00102A03"/>
    <w:rsid w:val="0010333F"/>
    <w:rsid w:val="0010354C"/>
    <w:rsid w:val="001044EE"/>
    <w:rsid w:val="001059FF"/>
    <w:rsid w:val="00106173"/>
    <w:rsid w:val="001062A5"/>
    <w:rsid w:val="00106D3A"/>
    <w:rsid w:val="00112A75"/>
    <w:rsid w:val="00114EA7"/>
    <w:rsid w:val="00120D73"/>
    <w:rsid w:val="001210EC"/>
    <w:rsid w:val="001223A9"/>
    <w:rsid w:val="00124F82"/>
    <w:rsid w:val="00124FEC"/>
    <w:rsid w:val="00125218"/>
    <w:rsid w:val="00126779"/>
    <w:rsid w:val="00127A1F"/>
    <w:rsid w:val="001307AD"/>
    <w:rsid w:val="0013528C"/>
    <w:rsid w:val="001354DB"/>
    <w:rsid w:val="00137048"/>
    <w:rsid w:val="00142631"/>
    <w:rsid w:val="00142D4C"/>
    <w:rsid w:val="00142F02"/>
    <w:rsid w:val="00143431"/>
    <w:rsid w:val="00151582"/>
    <w:rsid w:val="001523EE"/>
    <w:rsid w:val="001537BE"/>
    <w:rsid w:val="00154456"/>
    <w:rsid w:val="00155E51"/>
    <w:rsid w:val="00156750"/>
    <w:rsid w:val="00156BDC"/>
    <w:rsid w:val="00156D96"/>
    <w:rsid w:val="001600F0"/>
    <w:rsid w:val="00160E6A"/>
    <w:rsid w:val="001616E8"/>
    <w:rsid w:val="0016240C"/>
    <w:rsid w:val="0016241E"/>
    <w:rsid w:val="00164075"/>
    <w:rsid w:val="00164269"/>
    <w:rsid w:val="00166B20"/>
    <w:rsid w:val="001702DA"/>
    <w:rsid w:val="00172434"/>
    <w:rsid w:val="001732A9"/>
    <w:rsid w:val="00174B8F"/>
    <w:rsid w:val="001764E4"/>
    <w:rsid w:val="001765B4"/>
    <w:rsid w:val="00177CE5"/>
    <w:rsid w:val="001814EF"/>
    <w:rsid w:val="00181AFD"/>
    <w:rsid w:val="0018224E"/>
    <w:rsid w:val="00182256"/>
    <w:rsid w:val="00186A3F"/>
    <w:rsid w:val="001909A4"/>
    <w:rsid w:val="00190F74"/>
    <w:rsid w:val="00192ABB"/>
    <w:rsid w:val="00192C1A"/>
    <w:rsid w:val="001931D7"/>
    <w:rsid w:val="00193BB1"/>
    <w:rsid w:val="00193C78"/>
    <w:rsid w:val="001941BA"/>
    <w:rsid w:val="00195A5E"/>
    <w:rsid w:val="0019767F"/>
    <w:rsid w:val="001A1EA1"/>
    <w:rsid w:val="001A2627"/>
    <w:rsid w:val="001A2AB6"/>
    <w:rsid w:val="001A436B"/>
    <w:rsid w:val="001A6843"/>
    <w:rsid w:val="001A728A"/>
    <w:rsid w:val="001A7862"/>
    <w:rsid w:val="001A793E"/>
    <w:rsid w:val="001A7C6D"/>
    <w:rsid w:val="001A7D80"/>
    <w:rsid w:val="001B0E76"/>
    <w:rsid w:val="001B14D9"/>
    <w:rsid w:val="001B3358"/>
    <w:rsid w:val="001B3818"/>
    <w:rsid w:val="001B3BAA"/>
    <w:rsid w:val="001B417F"/>
    <w:rsid w:val="001B4316"/>
    <w:rsid w:val="001B4F4E"/>
    <w:rsid w:val="001B64A0"/>
    <w:rsid w:val="001B6899"/>
    <w:rsid w:val="001B726E"/>
    <w:rsid w:val="001B7AC3"/>
    <w:rsid w:val="001C4657"/>
    <w:rsid w:val="001D032D"/>
    <w:rsid w:val="001D19E2"/>
    <w:rsid w:val="001D5060"/>
    <w:rsid w:val="001D5C06"/>
    <w:rsid w:val="001E071E"/>
    <w:rsid w:val="001E2168"/>
    <w:rsid w:val="001E3F27"/>
    <w:rsid w:val="001E41B4"/>
    <w:rsid w:val="001E504D"/>
    <w:rsid w:val="001E595C"/>
    <w:rsid w:val="001E6205"/>
    <w:rsid w:val="001E7E14"/>
    <w:rsid w:val="001F4928"/>
    <w:rsid w:val="001F7242"/>
    <w:rsid w:val="001F7DC6"/>
    <w:rsid w:val="0020088B"/>
    <w:rsid w:val="00200DE0"/>
    <w:rsid w:val="00201BDD"/>
    <w:rsid w:val="00202AEF"/>
    <w:rsid w:val="00203BF1"/>
    <w:rsid w:val="002042CF"/>
    <w:rsid w:val="0020544D"/>
    <w:rsid w:val="00205B58"/>
    <w:rsid w:val="00207C61"/>
    <w:rsid w:val="00216B47"/>
    <w:rsid w:val="002177C4"/>
    <w:rsid w:val="0022437C"/>
    <w:rsid w:val="00224832"/>
    <w:rsid w:val="00224896"/>
    <w:rsid w:val="00225C25"/>
    <w:rsid w:val="002307C8"/>
    <w:rsid w:val="00230A53"/>
    <w:rsid w:val="0023190E"/>
    <w:rsid w:val="00233388"/>
    <w:rsid w:val="002354AB"/>
    <w:rsid w:val="00235724"/>
    <w:rsid w:val="002360C3"/>
    <w:rsid w:val="00236C23"/>
    <w:rsid w:val="00242321"/>
    <w:rsid w:val="002428C1"/>
    <w:rsid w:val="002433EE"/>
    <w:rsid w:val="00243504"/>
    <w:rsid w:val="00243A05"/>
    <w:rsid w:val="002445D4"/>
    <w:rsid w:val="00244729"/>
    <w:rsid w:val="0024757C"/>
    <w:rsid w:val="002536B3"/>
    <w:rsid w:val="00254BB3"/>
    <w:rsid w:val="0025510D"/>
    <w:rsid w:val="00255B5B"/>
    <w:rsid w:val="00256C66"/>
    <w:rsid w:val="00260884"/>
    <w:rsid w:val="002616CC"/>
    <w:rsid w:val="00264F02"/>
    <w:rsid w:val="0027378F"/>
    <w:rsid w:val="00275D7A"/>
    <w:rsid w:val="0027698D"/>
    <w:rsid w:val="00281DED"/>
    <w:rsid w:val="00282813"/>
    <w:rsid w:val="00284BD8"/>
    <w:rsid w:val="0028634C"/>
    <w:rsid w:val="002903E1"/>
    <w:rsid w:val="002918AE"/>
    <w:rsid w:val="00293BB7"/>
    <w:rsid w:val="00294AD8"/>
    <w:rsid w:val="00294C50"/>
    <w:rsid w:val="002A00E6"/>
    <w:rsid w:val="002A435E"/>
    <w:rsid w:val="002A547A"/>
    <w:rsid w:val="002A5AC6"/>
    <w:rsid w:val="002A796E"/>
    <w:rsid w:val="002B1920"/>
    <w:rsid w:val="002B2F04"/>
    <w:rsid w:val="002B3B9A"/>
    <w:rsid w:val="002B3EE0"/>
    <w:rsid w:val="002B4599"/>
    <w:rsid w:val="002B4DBC"/>
    <w:rsid w:val="002B4EB3"/>
    <w:rsid w:val="002B503D"/>
    <w:rsid w:val="002C3B48"/>
    <w:rsid w:val="002C5554"/>
    <w:rsid w:val="002C708F"/>
    <w:rsid w:val="002D1FF6"/>
    <w:rsid w:val="002D27B5"/>
    <w:rsid w:val="002D4B26"/>
    <w:rsid w:val="002D5A83"/>
    <w:rsid w:val="002D5EB9"/>
    <w:rsid w:val="002E053D"/>
    <w:rsid w:val="002E1D3E"/>
    <w:rsid w:val="002E2595"/>
    <w:rsid w:val="002E3A48"/>
    <w:rsid w:val="002E4208"/>
    <w:rsid w:val="002E4546"/>
    <w:rsid w:val="002E4AB5"/>
    <w:rsid w:val="002E516B"/>
    <w:rsid w:val="002E554B"/>
    <w:rsid w:val="002F33C2"/>
    <w:rsid w:val="002F436F"/>
    <w:rsid w:val="002F4539"/>
    <w:rsid w:val="002F5988"/>
    <w:rsid w:val="003000D2"/>
    <w:rsid w:val="0030134F"/>
    <w:rsid w:val="00301760"/>
    <w:rsid w:val="00305B41"/>
    <w:rsid w:val="00307182"/>
    <w:rsid w:val="00307C42"/>
    <w:rsid w:val="00311CB9"/>
    <w:rsid w:val="0031276E"/>
    <w:rsid w:val="0031417C"/>
    <w:rsid w:val="00314E56"/>
    <w:rsid w:val="00315F4A"/>
    <w:rsid w:val="00317350"/>
    <w:rsid w:val="00317485"/>
    <w:rsid w:val="0031764D"/>
    <w:rsid w:val="00317662"/>
    <w:rsid w:val="00320D28"/>
    <w:rsid w:val="00323EFD"/>
    <w:rsid w:val="0032599F"/>
    <w:rsid w:val="00325A07"/>
    <w:rsid w:val="00331844"/>
    <w:rsid w:val="00334B5A"/>
    <w:rsid w:val="003369CC"/>
    <w:rsid w:val="003401E0"/>
    <w:rsid w:val="00342C86"/>
    <w:rsid w:val="00342FB3"/>
    <w:rsid w:val="00343CEF"/>
    <w:rsid w:val="00343D30"/>
    <w:rsid w:val="003444B7"/>
    <w:rsid w:val="00344DC5"/>
    <w:rsid w:val="00345677"/>
    <w:rsid w:val="003463DE"/>
    <w:rsid w:val="00350179"/>
    <w:rsid w:val="00350B89"/>
    <w:rsid w:val="00351FD0"/>
    <w:rsid w:val="00354681"/>
    <w:rsid w:val="003558F1"/>
    <w:rsid w:val="00356FE0"/>
    <w:rsid w:val="00357C32"/>
    <w:rsid w:val="00360634"/>
    <w:rsid w:val="00361937"/>
    <w:rsid w:val="00363CC3"/>
    <w:rsid w:val="003647C9"/>
    <w:rsid w:val="00367CA7"/>
    <w:rsid w:val="00370076"/>
    <w:rsid w:val="0037313D"/>
    <w:rsid w:val="00373E9B"/>
    <w:rsid w:val="00374D1B"/>
    <w:rsid w:val="00374DDA"/>
    <w:rsid w:val="00375363"/>
    <w:rsid w:val="00375F78"/>
    <w:rsid w:val="0037796A"/>
    <w:rsid w:val="003814E8"/>
    <w:rsid w:val="0038188C"/>
    <w:rsid w:val="00381E2C"/>
    <w:rsid w:val="00382663"/>
    <w:rsid w:val="00385E43"/>
    <w:rsid w:val="0038647A"/>
    <w:rsid w:val="003917B4"/>
    <w:rsid w:val="0039208B"/>
    <w:rsid w:val="003929BD"/>
    <w:rsid w:val="0039317C"/>
    <w:rsid w:val="003955BF"/>
    <w:rsid w:val="003A0632"/>
    <w:rsid w:val="003A1284"/>
    <w:rsid w:val="003A1785"/>
    <w:rsid w:val="003A2FBE"/>
    <w:rsid w:val="003A4557"/>
    <w:rsid w:val="003A56C4"/>
    <w:rsid w:val="003A5DE2"/>
    <w:rsid w:val="003B181C"/>
    <w:rsid w:val="003B4903"/>
    <w:rsid w:val="003B4A5D"/>
    <w:rsid w:val="003B6AE1"/>
    <w:rsid w:val="003C0865"/>
    <w:rsid w:val="003C1087"/>
    <w:rsid w:val="003C15E8"/>
    <w:rsid w:val="003C1907"/>
    <w:rsid w:val="003C1B99"/>
    <w:rsid w:val="003C2CB5"/>
    <w:rsid w:val="003C413E"/>
    <w:rsid w:val="003C6F14"/>
    <w:rsid w:val="003C78A3"/>
    <w:rsid w:val="003D14A7"/>
    <w:rsid w:val="003D290B"/>
    <w:rsid w:val="003D4130"/>
    <w:rsid w:val="003D5D43"/>
    <w:rsid w:val="003E1AA7"/>
    <w:rsid w:val="003E24FC"/>
    <w:rsid w:val="003E2A98"/>
    <w:rsid w:val="003F16BE"/>
    <w:rsid w:val="003F3947"/>
    <w:rsid w:val="003F6BC3"/>
    <w:rsid w:val="004039D0"/>
    <w:rsid w:val="0040654D"/>
    <w:rsid w:val="00406FB5"/>
    <w:rsid w:val="00410432"/>
    <w:rsid w:val="00411029"/>
    <w:rsid w:val="00411AC8"/>
    <w:rsid w:val="00412308"/>
    <w:rsid w:val="0041259A"/>
    <w:rsid w:val="00412F90"/>
    <w:rsid w:val="004150A4"/>
    <w:rsid w:val="00416C0A"/>
    <w:rsid w:val="00417467"/>
    <w:rsid w:val="004176C6"/>
    <w:rsid w:val="00421FFC"/>
    <w:rsid w:val="0042278F"/>
    <w:rsid w:val="00423D22"/>
    <w:rsid w:val="0042787E"/>
    <w:rsid w:val="00431DFF"/>
    <w:rsid w:val="0043284D"/>
    <w:rsid w:val="00433C97"/>
    <w:rsid w:val="00435039"/>
    <w:rsid w:val="004360AA"/>
    <w:rsid w:val="00443536"/>
    <w:rsid w:val="0044420E"/>
    <w:rsid w:val="004458B2"/>
    <w:rsid w:val="00446B81"/>
    <w:rsid w:val="00450ADD"/>
    <w:rsid w:val="004511A2"/>
    <w:rsid w:val="0045314B"/>
    <w:rsid w:val="00455DF3"/>
    <w:rsid w:val="004651CA"/>
    <w:rsid w:val="00465580"/>
    <w:rsid w:val="0046672A"/>
    <w:rsid w:val="0046754F"/>
    <w:rsid w:val="004677A6"/>
    <w:rsid w:val="00470A42"/>
    <w:rsid w:val="00472E8A"/>
    <w:rsid w:val="0047413B"/>
    <w:rsid w:val="00474846"/>
    <w:rsid w:val="00475059"/>
    <w:rsid w:val="004760A6"/>
    <w:rsid w:val="00476948"/>
    <w:rsid w:val="00477210"/>
    <w:rsid w:val="00480E6D"/>
    <w:rsid w:val="00481C24"/>
    <w:rsid w:val="00481EFF"/>
    <w:rsid w:val="004827EB"/>
    <w:rsid w:val="00483A88"/>
    <w:rsid w:val="00491369"/>
    <w:rsid w:val="004923BE"/>
    <w:rsid w:val="00493396"/>
    <w:rsid w:val="00493677"/>
    <w:rsid w:val="004946BF"/>
    <w:rsid w:val="00495A09"/>
    <w:rsid w:val="004A170A"/>
    <w:rsid w:val="004A20DC"/>
    <w:rsid w:val="004A297A"/>
    <w:rsid w:val="004A3290"/>
    <w:rsid w:val="004A40FD"/>
    <w:rsid w:val="004A4507"/>
    <w:rsid w:val="004A62F8"/>
    <w:rsid w:val="004A6BF1"/>
    <w:rsid w:val="004A71D4"/>
    <w:rsid w:val="004A7340"/>
    <w:rsid w:val="004B0C98"/>
    <w:rsid w:val="004B2003"/>
    <w:rsid w:val="004B222C"/>
    <w:rsid w:val="004B2B06"/>
    <w:rsid w:val="004B423F"/>
    <w:rsid w:val="004B7167"/>
    <w:rsid w:val="004C0077"/>
    <w:rsid w:val="004C08DB"/>
    <w:rsid w:val="004C2EEC"/>
    <w:rsid w:val="004C4D20"/>
    <w:rsid w:val="004C572F"/>
    <w:rsid w:val="004C6DA3"/>
    <w:rsid w:val="004D186C"/>
    <w:rsid w:val="004D1D25"/>
    <w:rsid w:val="004D3469"/>
    <w:rsid w:val="004D442C"/>
    <w:rsid w:val="004D52C6"/>
    <w:rsid w:val="004D7C56"/>
    <w:rsid w:val="004E2176"/>
    <w:rsid w:val="004E222F"/>
    <w:rsid w:val="004E3A60"/>
    <w:rsid w:val="004E5EB3"/>
    <w:rsid w:val="004E5F14"/>
    <w:rsid w:val="004E7E6F"/>
    <w:rsid w:val="004F0D10"/>
    <w:rsid w:val="004F299C"/>
    <w:rsid w:val="004F4CDC"/>
    <w:rsid w:val="004F673F"/>
    <w:rsid w:val="004F79F4"/>
    <w:rsid w:val="0050033F"/>
    <w:rsid w:val="00503DB7"/>
    <w:rsid w:val="00504633"/>
    <w:rsid w:val="00510926"/>
    <w:rsid w:val="005118B2"/>
    <w:rsid w:val="00512E1D"/>
    <w:rsid w:val="005132BF"/>
    <w:rsid w:val="005141AC"/>
    <w:rsid w:val="00514236"/>
    <w:rsid w:val="005151A1"/>
    <w:rsid w:val="00516082"/>
    <w:rsid w:val="00516672"/>
    <w:rsid w:val="00516F6F"/>
    <w:rsid w:val="005173BF"/>
    <w:rsid w:val="00522400"/>
    <w:rsid w:val="00522808"/>
    <w:rsid w:val="0052385E"/>
    <w:rsid w:val="00526A7B"/>
    <w:rsid w:val="005277BE"/>
    <w:rsid w:val="0053115D"/>
    <w:rsid w:val="00531593"/>
    <w:rsid w:val="005317BE"/>
    <w:rsid w:val="0053382A"/>
    <w:rsid w:val="00534A10"/>
    <w:rsid w:val="005352F0"/>
    <w:rsid w:val="00540487"/>
    <w:rsid w:val="005425E6"/>
    <w:rsid w:val="00543ACA"/>
    <w:rsid w:val="005443FC"/>
    <w:rsid w:val="00545FF4"/>
    <w:rsid w:val="005474DB"/>
    <w:rsid w:val="00547E56"/>
    <w:rsid w:val="00556694"/>
    <w:rsid w:val="00556B20"/>
    <w:rsid w:val="0055758B"/>
    <w:rsid w:val="005601B4"/>
    <w:rsid w:val="005614FF"/>
    <w:rsid w:val="00564839"/>
    <w:rsid w:val="0056488C"/>
    <w:rsid w:val="00564E5C"/>
    <w:rsid w:val="00564F8C"/>
    <w:rsid w:val="005719E1"/>
    <w:rsid w:val="0057207A"/>
    <w:rsid w:val="00574687"/>
    <w:rsid w:val="00574BA6"/>
    <w:rsid w:val="00577EE7"/>
    <w:rsid w:val="00581E1B"/>
    <w:rsid w:val="00582538"/>
    <w:rsid w:val="00582FF0"/>
    <w:rsid w:val="0058412C"/>
    <w:rsid w:val="00584F16"/>
    <w:rsid w:val="00585785"/>
    <w:rsid w:val="00587180"/>
    <w:rsid w:val="005876D8"/>
    <w:rsid w:val="00587AB0"/>
    <w:rsid w:val="005922F6"/>
    <w:rsid w:val="005931EB"/>
    <w:rsid w:val="00597342"/>
    <w:rsid w:val="005A0130"/>
    <w:rsid w:val="005A0E9D"/>
    <w:rsid w:val="005A13D2"/>
    <w:rsid w:val="005A2544"/>
    <w:rsid w:val="005A2EB9"/>
    <w:rsid w:val="005A40E3"/>
    <w:rsid w:val="005A59E5"/>
    <w:rsid w:val="005A5CDA"/>
    <w:rsid w:val="005A795E"/>
    <w:rsid w:val="005B0FAA"/>
    <w:rsid w:val="005B2099"/>
    <w:rsid w:val="005B313C"/>
    <w:rsid w:val="005B4573"/>
    <w:rsid w:val="005B4939"/>
    <w:rsid w:val="005B5489"/>
    <w:rsid w:val="005B57E7"/>
    <w:rsid w:val="005B6219"/>
    <w:rsid w:val="005C1405"/>
    <w:rsid w:val="005C2193"/>
    <w:rsid w:val="005C3D12"/>
    <w:rsid w:val="005C4ED5"/>
    <w:rsid w:val="005C532E"/>
    <w:rsid w:val="005C7383"/>
    <w:rsid w:val="005D0CEE"/>
    <w:rsid w:val="005D2017"/>
    <w:rsid w:val="005D242E"/>
    <w:rsid w:val="005D2557"/>
    <w:rsid w:val="005D2A98"/>
    <w:rsid w:val="005D2B5D"/>
    <w:rsid w:val="005D2BBA"/>
    <w:rsid w:val="005D4F2B"/>
    <w:rsid w:val="005D6656"/>
    <w:rsid w:val="005D72BF"/>
    <w:rsid w:val="005E264D"/>
    <w:rsid w:val="005E43BD"/>
    <w:rsid w:val="005E4903"/>
    <w:rsid w:val="005E621B"/>
    <w:rsid w:val="005E6669"/>
    <w:rsid w:val="005F1D35"/>
    <w:rsid w:val="005F2135"/>
    <w:rsid w:val="005F2233"/>
    <w:rsid w:val="005F5F71"/>
    <w:rsid w:val="00600053"/>
    <w:rsid w:val="006000A5"/>
    <w:rsid w:val="00600C6A"/>
    <w:rsid w:val="00600D4C"/>
    <w:rsid w:val="00601D7E"/>
    <w:rsid w:val="00602157"/>
    <w:rsid w:val="00602FF8"/>
    <w:rsid w:val="00604234"/>
    <w:rsid w:val="00604A4D"/>
    <w:rsid w:val="00605716"/>
    <w:rsid w:val="00606A22"/>
    <w:rsid w:val="00611729"/>
    <w:rsid w:val="006120EE"/>
    <w:rsid w:val="00613679"/>
    <w:rsid w:val="00613CA2"/>
    <w:rsid w:val="00613F88"/>
    <w:rsid w:val="00615C05"/>
    <w:rsid w:val="00615F9E"/>
    <w:rsid w:val="0061631D"/>
    <w:rsid w:val="00616523"/>
    <w:rsid w:val="00616D31"/>
    <w:rsid w:val="006173EC"/>
    <w:rsid w:val="00617F02"/>
    <w:rsid w:val="00620B83"/>
    <w:rsid w:val="00622CE4"/>
    <w:rsid w:val="00624282"/>
    <w:rsid w:val="00625C4F"/>
    <w:rsid w:val="00633E91"/>
    <w:rsid w:val="006353EA"/>
    <w:rsid w:val="006357FD"/>
    <w:rsid w:val="00635956"/>
    <w:rsid w:val="00636AF9"/>
    <w:rsid w:val="00640E48"/>
    <w:rsid w:val="00641B4A"/>
    <w:rsid w:val="00642767"/>
    <w:rsid w:val="00643D3F"/>
    <w:rsid w:val="0064586C"/>
    <w:rsid w:val="00647217"/>
    <w:rsid w:val="0065072B"/>
    <w:rsid w:val="006513E7"/>
    <w:rsid w:val="00653F22"/>
    <w:rsid w:val="006545B1"/>
    <w:rsid w:val="006560C9"/>
    <w:rsid w:val="00657BC0"/>
    <w:rsid w:val="00660472"/>
    <w:rsid w:val="00661B34"/>
    <w:rsid w:val="0066400F"/>
    <w:rsid w:val="006668EB"/>
    <w:rsid w:val="0066730E"/>
    <w:rsid w:val="0067022B"/>
    <w:rsid w:val="00671546"/>
    <w:rsid w:val="00672FF6"/>
    <w:rsid w:val="00674AA9"/>
    <w:rsid w:val="0067546C"/>
    <w:rsid w:val="00683227"/>
    <w:rsid w:val="00684633"/>
    <w:rsid w:val="006848D1"/>
    <w:rsid w:val="00685062"/>
    <w:rsid w:val="00685AD9"/>
    <w:rsid w:val="0068662E"/>
    <w:rsid w:val="006878E5"/>
    <w:rsid w:val="00690E0F"/>
    <w:rsid w:val="00691F47"/>
    <w:rsid w:val="00696049"/>
    <w:rsid w:val="0069665F"/>
    <w:rsid w:val="00697E14"/>
    <w:rsid w:val="006A23B3"/>
    <w:rsid w:val="006A3B91"/>
    <w:rsid w:val="006A491A"/>
    <w:rsid w:val="006A5CEC"/>
    <w:rsid w:val="006B04D3"/>
    <w:rsid w:val="006B0F20"/>
    <w:rsid w:val="006B2CF4"/>
    <w:rsid w:val="006B36FA"/>
    <w:rsid w:val="006B43EE"/>
    <w:rsid w:val="006B45D4"/>
    <w:rsid w:val="006B4752"/>
    <w:rsid w:val="006B6D43"/>
    <w:rsid w:val="006C01B3"/>
    <w:rsid w:val="006C1448"/>
    <w:rsid w:val="006C2103"/>
    <w:rsid w:val="006C2773"/>
    <w:rsid w:val="006C2A21"/>
    <w:rsid w:val="006C42D0"/>
    <w:rsid w:val="006C5BC2"/>
    <w:rsid w:val="006C65D6"/>
    <w:rsid w:val="006D1B06"/>
    <w:rsid w:val="006D3E63"/>
    <w:rsid w:val="006D4B24"/>
    <w:rsid w:val="006D6DCD"/>
    <w:rsid w:val="006D7862"/>
    <w:rsid w:val="006E1FAA"/>
    <w:rsid w:val="006E2A2C"/>
    <w:rsid w:val="006E5B84"/>
    <w:rsid w:val="006E5C98"/>
    <w:rsid w:val="006E609F"/>
    <w:rsid w:val="006E6BAD"/>
    <w:rsid w:val="006E72FE"/>
    <w:rsid w:val="006F0456"/>
    <w:rsid w:val="006F0B88"/>
    <w:rsid w:val="006F135F"/>
    <w:rsid w:val="006F1A27"/>
    <w:rsid w:val="006F29EF"/>
    <w:rsid w:val="006F2E1A"/>
    <w:rsid w:val="006F36A4"/>
    <w:rsid w:val="006F6BA3"/>
    <w:rsid w:val="006F77B0"/>
    <w:rsid w:val="00701EFF"/>
    <w:rsid w:val="0070535D"/>
    <w:rsid w:val="007061A1"/>
    <w:rsid w:val="00706C89"/>
    <w:rsid w:val="00706EC4"/>
    <w:rsid w:val="007072FD"/>
    <w:rsid w:val="00711E02"/>
    <w:rsid w:val="007122A7"/>
    <w:rsid w:val="007122FB"/>
    <w:rsid w:val="00712A5B"/>
    <w:rsid w:val="00713AE6"/>
    <w:rsid w:val="0071412D"/>
    <w:rsid w:val="00714BEA"/>
    <w:rsid w:val="00715C2A"/>
    <w:rsid w:val="0071771B"/>
    <w:rsid w:val="0072316A"/>
    <w:rsid w:val="007244E1"/>
    <w:rsid w:val="00725851"/>
    <w:rsid w:val="0072665D"/>
    <w:rsid w:val="007276AF"/>
    <w:rsid w:val="00731354"/>
    <w:rsid w:val="00732961"/>
    <w:rsid w:val="00734595"/>
    <w:rsid w:val="00734959"/>
    <w:rsid w:val="00736140"/>
    <w:rsid w:val="007369AF"/>
    <w:rsid w:val="00737D7D"/>
    <w:rsid w:val="00737EB9"/>
    <w:rsid w:val="007449BA"/>
    <w:rsid w:val="0074527C"/>
    <w:rsid w:val="0074552D"/>
    <w:rsid w:val="007469B3"/>
    <w:rsid w:val="00746EE5"/>
    <w:rsid w:val="00750156"/>
    <w:rsid w:val="007507B1"/>
    <w:rsid w:val="00751526"/>
    <w:rsid w:val="007531F0"/>
    <w:rsid w:val="00754718"/>
    <w:rsid w:val="007562A8"/>
    <w:rsid w:val="00756DB3"/>
    <w:rsid w:val="00757B1E"/>
    <w:rsid w:val="00760398"/>
    <w:rsid w:val="00760CE2"/>
    <w:rsid w:val="00760DEB"/>
    <w:rsid w:val="007622D1"/>
    <w:rsid w:val="00762887"/>
    <w:rsid w:val="00765E68"/>
    <w:rsid w:val="00765EFE"/>
    <w:rsid w:val="00767068"/>
    <w:rsid w:val="00767D12"/>
    <w:rsid w:val="00771419"/>
    <w:rsid w:val="00773844"/>
    <w:rsid w:val="007741EB"/>
    <w:rsid w:val="00774284"/>
    <w:rsid w:val="007772F6"/>
    <w:rsid w:val="007804E4"/>
    <w:rsid w:val="00780F3F"/>
    <w:rsid w:val="00781050"/>
    <w:rsid w:val="007814DB"/>
    <w:rsid w:val="0078204C"/>
    <w:rsid w:val="007841C1"/>
    <w:rsid w:val="00784BED"/>
    <w:rsid w:val="00785093"/>
    <w:rsid w:val="00786161"/>
    <w:rsid w:val="00787933"/>
    <w:rsid w:val="00790022"/>
    <w:rsid w:val="00790312"/>
    <w:rsid w:val="00790CDF"/>
    <w:rsid w:val="0079446B"/>
    <w:rsid w:val="00796A19"/>
    <w:rsid w:val="007A3665"/>
    <w:rsid w:val="007A3C01"/>
    <w:rsid w:val="007A5669"/>
    <w:rsid w:val="007A6AFB"/>
    <w:rsid w:val="007B1573"/>
    <w:rsid w:val="007B2F5A"/>
    <w:rsid w:val="007B358F"/>
    <w:rsid w:val="007B38EC"/>
    <w:rsid w:val="007B3AEC"/>
    <w:rsid w:val="007B61B9"/>
    <w:rsid w:val="007C1A42"/>
    <w:rsid w:val="007C2926"/>
    <w:rsid w:val="007C7D3C"/>
    <w:rsid w:val="007D0388"/>
    <w:rsid w:val="007D4EF6"/>
    <w:rsid w:val="007D50A1"/>
    <w:rsid w:val="007D7733"/>
    <w:rsid w:val="007E0FF6"/>
    <w:rsid w:val="007E1882"/>
    <w:rsid w:val="007E4509"/>
    <w:rsid w:val="007E4577"/>
    <w:rsid w:val="007E46BC"/>
    <w:rsid w:val="007E4B99"/>
    <w:rsid w:val="007E5440"/>
    <w:rsid w:val="007E5DAD"/>
    <w:rsid w:val="007E64F3"/>
    <w:rsid w:val="007E66CC"/>
    <w:rsid w:val="007E6839"/>
    <w:rsid w:val="007F0C76"/>
    <w:rsid w:val="007F1DCF"/>
    <w:rsid w:val="007F60AC"/>
    <w:rsid w:val="007F6A30"/>
    <w:rsid w:val="008001F6"/>
    <w:rsid w:val="00800943"/>
    <w:rsid w:val="00800DFC"/>
    <w:rsid w:val="00801A5C"/>
    <w:rsid w:val="00801EA8"/>
    <w:rsid w:val="00802892"/>
    <w:rsid w:val="00802CC7"/>
    <w:rsid w:val="0080328C"/>
    <w:rsid w:val="008039CC"/>
    <w:rsid w:val="008048CD"/>
    <w:rsid w:val="008076FE"/>
    <w:rsid w:val="00807739"/>
    <w:rsid w:val="00807D43"/>
    <w:rsid w:val="008103D0"/>
    <w:rsid w:val="00810AB4"/>
    <w:rsid w:val="00813003"/>
    <w:rsid w:val="00815A98"/>
    <w:rsid w:val="008172C4"/>
    <w:rsid w:val="00822204"/>
    <w:rsid w:val="00823699"/>
    <w:rsid w:val="00823D93"/>
    <w:rsid w:val="0082417A"/>
    <w:rsid w:val="00824376"/>
    <w:rsid w:val="0083343E"/>
    <w:rsid w:val="0083455F"/>
    <w:rsid w:val="008349FB"/>
    <w:rsid w:val="00834CC8"/>
    <w:rsid w:val="008351F9"/>
    <w:rsid w:val="00835A72"/>
    <w:rsid w:val="0083623B"/>
    <w:rsid w:val="00836504"/>
    <w:rsid w:val="0084021F"/>
    <w:rsid w:val="008402A3"/>
    <w:rsid w:val="00845C28"/>
    <w:rsid w:val="00847CA7"/>
    <w:rsid w:val="00851D26"/>
    <w:rsid w:val="008547D1"/>
    <w:rsid w:val="00854D64"/>
    <w:rsid w:val="00855B27"/>
    <w:rsid w:val="00856615"/>
    <w:rsid w:val="008573FA"/>
    <w:rsid w:val="00860997"/>
    <w:rsid w:val="008703FB"/>
    <w:rsid w:val="0087163A"/>
    <w:rsid w:val="00871F43"/>
    <w:rsid w:val="00871F94"/>
    <w:rsid w:val="008744BF"/>
    <w:rsid w:val="008747C4"/>
    <w:rsid w:val="00875813"/>
    <w:rsid w:val="0088033E"/>
    <w:rsid w:val="008823B2"/>
    <w:rsid w:val="00883B73"/>
    <w:rsid w:val="00886748"/>
    <w:rsid w:val="0088739F"/>
    <w:rsid w:val="00890675"/>
    <w:rsid w:val="00890DFD"/>
    <w:rsid w:val="00891AE5"/>
    <w:rsid w:val="008925EB"/>
    <w:rsid w:val="00893982"/>
    <w:rsid w:val="00893C95"/>
    <w:rsid w:val="00893E94"/>
    <w:rsid w:val="00896774"/>
    <w:rsid w:val="008967B5"/>
    <w:rsid w:val="008A0804"/>
    <w:rsid w:val="008A13C3"/>
    <w:rsid w:val="008A27CB"/>
    <w:rsid w:val="008A31FC"/>
    <w:rsid w:val="008A52EF"/>
    <w:rsid w:val="008A74B2"/>
    <w:rsid w:val="008A7646"/>
    <w:rsid w:val="008B1CFF"/>
    <w:rsid w:val="008B3426"/>
    <w:rsid w:val="008B3FCC"/>
    <w:rsid w:val="008C06F0"/>
    <w:rsid w:val="008C100A"/>
    <w:rsid w:val="008C23BB"/>
    <w:rsid w:val="008C32C8"/>
    <w:rsid w:val="008C3A6C"/>
    <w:rsid w:val="008D068D"/>
    <w:rsid w:val="008D2270"/>
    <w:rsid w:val="008D47F4"/>
    <w:rsid w:val="008D642E"/>
    <w:rsid w:val="008D71FB"/>
    <w:rsid w:val="008D7B06"/>
    <w:rsid w:val="008E153F"/>
    <w:rsid w:val="008E1B7F"/>
    <w:rsid w:val="008E23BF"/>
    <w:rsid w:val="008E6765"/>
    <w:rsid w:val="008F451B"/>
    <w:rsid w:val="008F5B4B"/>
    <w:rsid w:val="008F7CF5"/>
    <w:rsid w:val="0090183C"/>
    <w:rsid w:val="009038EB"/>
    <w:rsid w:val="009072C3"/>
    <w:rsid w:val="009077C4"/>
    <w:rsid w:val="00910342"/>
    <w:rsid w:val="00912420"/>
    <w:rsid w:val="009130DC"/>
    <w:rsid w:val="00913EA0"/>
    <w:rsid w:val="00915153"/>
    <w:rsid w:val="00915AC3"/>
    <w:rsid w:val="00920A6D"/>
    <w:rsid w:val="00921507"/>
    <w:rsid w:val="0092160D"/>
    <w:rsid w:val="009237BE"/>
    <w:rsid w:val="00924014"/>
    <w:rsid w:val="00925400"/>
    <w:rsid w:val="0094168B"/>
    <w:rsid w:val="009419D5"/>
    <w:rsid w:val="00942532"/>
    <w:rsid w:val="009429BD"/>
    <w:rsid w:val="009452D8"/>
    <w:rsid w:val="009464A9"/>
    <w:rsid w:val="00951BD1"/>
    <w:rsid w:val="009549E4"/>
    <w:rsid w:val="009563BE"/>
    <w:rsid w:val="00956C32"/>
    <w:rsid w:val="009575F2"/>
    <w:rsid w:val="00960EE2"/>
    <w:rsid w:val="00961903"/>
    <w:rsid w:val="0096196B"/>
    <w:rsid w:val="00962CDB"/>
    <w:rsid w:val="00966DF4"/>
    <w:rsid w:val="009671D9"/>
    <w:rsid w:val="00967C74"/>
    <w:rsid w:val="00967F31"/>
    <w:rsid w:val="009707B9"/>
    <w:rsid w:val="009751A9"/>
    <w:rsid w:val="00976889"/>
    <w:rsid w:val="00977D20"/>
    <w:rsid w:val="00982A1E"/>
    <w:rsid w:val="00983104"/>
    <w:rsid w:val="0098394C"/>
    <w:rsid w:val="00990571"/>
    <w:rsid w:val="00990617"/>
    <w:rsid w:val="00992FDA"/>
    <w:rsid w:val="009973F3"/>
    <w:rsid w:val="009A0FDD"/>
    <w:rsid w:val="009A3408"/>
    <w:rsid w:val="009A3C8E"/>
    <w:rsid w:val="009A4D51"/>
    <w:rsid w:val="009A7A79"/>
    <w:rsid w:val="009B33DD"/>
    <w:rsid w:val="009B3BBA"/>
    <w:rsid w:val="009B4302"/>
    <w:rsid w:val="009B7C7F"/>
    <w:rsid w:val="009C183D"/>
    <w:rsid w:val="009C1C94"/>
    <w:rsid w:val="009C25DE"/>
    <w:rsid w:val="009C3025"/>
    <w:rsid w:val="009C6CAF"/>
    <w:rsid w:val="009C6D8F"/>
    <w:rsid w:val="009D1BA9"/>
    <w:rsid w:val="009D2A9F"/>
    <w:rsid w:val="009D3285"/>
    <w:rsid w:val="009D38F2"/>
    <w:rsid w:val="009D7574"/>
    <w:rsid w:val="009E15D3"/>
    <w:rsid w:val="009E37B2"/>
    <w:rsid w:val="009E458A"/>
    <w:rsid w:val="009E4A03"/>
    <w:rsid w:val="009E4F3E"/>
    <w:rsid w:val="009F47CF"/>
    <w:rsid w:val="009F5333"/>
    <w:rsid w:val="009F6333"/>
    <w:rsid w:val="00A00AFB"/>
    <w:rsid w:val="00A01EDB"/>
    <w:rsid w:val="00A03C4F"/>
    <w:rsid w:val="00A03C78"/>
    <w:rsid w:val="00A042E1"/>
    <w:rsid w:val="00A057A6"/>
    <w:rsid w:val="00A10276"/>
    <w:rsid w:val="00A1080F"/>
    <w:rsid w:val="00A10CB7"/>
    <w:rsid w:val="00A125DD"/>
    <w:rsid w:val="00A13179"/>
    <w:rsid w:val="00A138D9"/>
    <w:rsid w:val="00A13CF5"/>
    <w:rsid w:val="00A13D5D"/>
    <w:rsid w:val="00A152FD"/>
    <w:rsid w:val="00A16040"/>
    <w:rsid w:val="00A17637"/>
    <w:rsid w:val="00A20A82"/>
    <w:rsid w:val="00A2372D"/>
    <w:rsid w:val="00A238DF"/>
    <w:rsid w:val="00A2447F"/>
    <w:rsid w:val="00A25572"/>
    <w:rsid w:val="00A25A58"/>
    <w:rsid w:val="00A26700"/>
    <w:rsid w:val="00A300E6"/>
    <w:rsid w:val="00A305BB"/>
    <w:rsid w:val="00A30BC1"/>
    <w:rsid w:val="00A346FE"/>
    <w:rsid w:val="00A35789"/>
    <w:rsid w:val="00A367E4"/>
    <w:rsid w:val="00A37569"/>
    <w:rsid w:val="00A377C9"/>
    <w:rsid w:val="00A43249"/>
    <w:rsid w:val="00A45017"/>
    <w:rsid w:val="00A4739A"/>
    <w:rsid w:val="00A47652"/>
    <w:rsid w:val="00A477D0"/>
    <w:rsid w:val="00A519A9"/>
    <w:rsid w:val="00A52080"/>
    <w:rsid w:val="00A522C5"/>
    <w:rsid w:val="00A5295E"/>
    <w:rsid w:val="00A53B89"/>
    <w:rsid w:val="00A54E55"/>
    <w:rsid w:val="00A5655A"/>
    <w:rsid w:val="00A56B14"/>
    <w:rsid w:val="00A56B4A"/>
    <w:rsid w:val="00A5716C"/>
    <w:rsid w:val="00A60111"/>
    <w:rsid w:val="00A603DB"/>
    <w:rsid w:val="00A61137"/>
    <w:rsid w:val="00A63BE9"/>
    <w:rsid w:val="00A64263"/>
    <w:rsid w:val="00A654D0"/>
    <w:rsid w:val="00A70A44"/>
    <w:rsid w:val="00A72B98"/>
    <w:rsid w:val="00A73512"/>
    <w:rsid w:val="00A747AD"/>
    <w:rsid w:val="00A77794"/>
    <w:rsid w:val="00A77F94"/>
    <w:rsid w:val="00A81A33"/>
    <w:rsid w:val="00A82E48"/>
    <w:rsid w:val="00A83A05"/>
    <w:rsid w:val="00A8571C"/>
    <w:rsid w:val="00A87C3F"/>
    <w:rsid w:val="00A907E8"/>
    <w:rsid w:val="00A90E59"/>
    <w:rsid w:val="00A91A5B"/>
    <w:rsid w:val="00A91AA0"/>
    <w:rsid w:val="00A941C7"/>
    <w:rsid w:val="00A94913"/>
    <w:rsid w:val="00A96F52"/>
    <w:rsid w:val="00A97996"/>
    <w:rsid w:val="00AA12E7"/>
    <w:rsid w:val="00AA2EAC"/>
    <w:rsid w:val="00AA5288"/>
    <w:rsid w:val="00AA6CC0"/>
    <w:rsid w:val="00AB02E4"/>
    <w:rsid w:val="00AB36C0"/>
    <w:rsid w:val="00AB5B72"/>
    <w:rsid w:val="00AB6940"/>
    <w:rsid w:val="00AB6A47"/>
    <w:rsid w:val="00AC28DD"/>
    <w:rsid w:val="00AC3317"/>
    <w:rsid w:val="00AC457C"/>
    <w:rsid w:val="00AC5D1D"/>
    <w:rsid w:val="00AC6B99"/>
    <w:rsid w:val="00AD02CB"/>
    <w:rsid w:val="00AD35FF"/>
    <w:rsid w:val="00AD4BFB"/>
    <w:rsid w:val="00AD4C6F"/>
    <w:rsid w:val="00AD4F0A"/>
    <w:rsid w:val="00AD6765"/>
    <w:rsid w:val="00AE0A00"/>
    <w:rsid w:val="00AE2560"/>
    <w:rsid w:val="00AE2AF0"/>
    <w:rsid w:val="00AF0E0C"/>
    <w:rsid w:val="00AF3440"/>
    <w:rsid w:val="00AF3513"/>
    <w:rsid w:val="00AF3AB3"/>
    <w:rsid w:val="00AF478C"/>
    <w:rsid w:val="00AF4E0A"/>
    <w:rsid w:val="00AF5BD0"/>
    <w:rsid w:val="00AF6B67"/>
    <w:rsid w:val="00AF71CC"/>
    <w:rsid w:val="00B013C4"/>
    <w:rsid w:val="00B01A6E"/>
    <w:rsid w:val="00B0485C"/>
    <w:rsid w:val="00B05193"/>
    <w:rsid w:val="00B05E5C"/>
    <w:rsid w:val="00B077A6"/>
    <w:rsid w:val="00B11089"/>
    <w:rsid w:val="00B1121D"/>
    <w:rsid w:val="00B148E5"/>
    <w:rsid w:val="00B1678E"/>
    <w:rsid w:val="00B20B28"/>
    <w:rsid w:val="00B20FF3"/>
    <w:rsid w:val="00B21246"/>
    <w:rsid w:val="00B21963"/>
    <w:rsid w:val="00B22820"/>
    <w:rsid w:val="00B239AD"/>
    <w:rsid w:val="00B2461E"/>
    <w:rsid w:val="00B2532C"/>
    <w:rsid w:val="00B26C85"/>
    <w:rsid w:val="00B26FFE"/>
    <w:rsid w:val="00B27B11"/>
    <w:rsid w:val="00B3081B"/>
    <w:rsid w:val="00B31C63"/>
    <w:rsid w:val="00B31F0A"/>
    <w:rsid w:val="00B3283C"/>
    <w:rsid w:val="00B32859"/>
    <w:rsid w:val="00B32C25"/>
    <w:rsid w:val="00B339BB"/>
    <w:rsid w:val="00B363CD"/>
    <w:rsid w:val="00B4191A"/>
    <w:rsid w:val="00B41FE0"/>
    <w:rsid w:val="00B4201E"/>
    <w:rsid w:val="00B422A6"/>
    <w:rsid w:val="00B43815"/>
    <w:rsid w:val="00B46E97"/>
    <w:rsid w:val="00B50D08"/>
    <w:rsid w:val="00B515CC"/>
    <w:rsid w:val="00B53A62"/>
    <w:rsid w:val="00B54029"/>
    <w:rsid w:val="00B554E6"/>
    <w:rsid w:val="00B5634C"/>
    <w:rsid w:val="00B571FE"/>
    <w:rsid w:val="00B577A7"/>
    <w:rsid w:val="00B600EF"/>
    <w:rsid w:val="00B621A5"/>
    <w:rsid w:val="00B65191"/>
    <w:rsid w:val="00B67522"/>
    <w:rsid w:val="00B70059"/>
    <w:rsid w:val="00B70263"/>
    <w:rsid w:val="00B71119"/>
    <w:rsid w:val="00B7120A"/>
    <w:rsid w:val="00B71F99"/>
    <w:rsid w:val="00B72C90"/>
    <w:rsid w:val="00B7374F"/>
    <w:rsid w:val="00B748CB"/>
    <w:rsid w:val="00B75FE4"/>
    <w:rsid w:val="00B80A75"/>
    <w:rsid w:val="00B80AEF"/>
    <w:rsid w:val="00B80E71"/>
    <w:rsid w:val="00B82575"/>
    <w:rsid w:val="00B857AB"/>
    <w:rsid w:val="00B86636"/>
    <w:rsid w:val="00B86ADD"/>
    <w:rsid w:val="00B9069B"/>
    <w:rsid w:val="00B90F2B"/>
    <w:rsid w:val="00B90F4F"/>
    <w:rsid w:val="00B90FBE"/>
    <w:rsid w:val="00B910DA"/>
    <w:rsid w:val="00B9214C"/>
    <w:rsid w:val="00B93134"/>
    <w:rsid w:val="00B9497A"/>
    <w:rsid w:val="00B94CDD"/>
    <w:rsid w:val="00B95D51"/>
    <w:rsid w:val="00B96C55"/>
    <w:rsid w:val="00B97705"/>
    <w:rsid w:val="00BA3FC5"/>
    <w:rsid w:val="00BA40D6"/>
    <w:rsid w:val="00BA4CD2"/>
    <w:rsid w:val="00BA5B20"/>
    <w:rsid w:val="00BA6843"/>
    <w:rsid w:val="00BA710D"/>
    <w:rsid w:val="00BA7D05"/>
    <w:rsid w:val="00BB1D43"/>
    <w:rsid w:val="00BB28AF"/>
    <w:rsid w:val="00BB33A3"/>
    <w:rsid w:val="00BB54C7"/>
    <w:rsid w:val="00BB54E6"/>
    <w:rsid w:val="00BB6A27"/>
    <w:rsid w:val="00BB7320"/>
    <w:rsid w:val="00BC11E9"/>
    <w:rsid w:val="00BC33AC"/>
    <w:rsid w:val="00BC365D"/>
    <w:rsid w:val="00BC5F7A"/>
    <w:rsid w:val="00BD1E93"/>
    <w:rsid w:val="00BD30E9"/>
    <w:rsid w:val="00BD73C2"/>
    <w:rsid w:val="00BE013A"/>
    <w:rsid w:val="00BE03D8"/>
    <w:rsid w:val="00BE1B2E"/>
    <w:rsid w:val="00BE3C56"/>
    <w:rsid w:val="00BE3C5E"/>
    <w:rsid w:val="00BF0535"/>
    <w:rsid w:val="00BF3D19"/>
    <w:rsid w:val="00BF5550"/>
    <w:rsid w:val="00BF6EC0"/>
    <w:rsid w:val="00BF70B1"/>
    <w:rsid w:val="00C020FD"/>
    <w:rsid w:val="00C02746"/>
    <w:rsid w:val="00C04444"/>
    <w:rsid w:val="00C058A6"/>
    <w:rsid w:val="00C06327"/>
    <w:rsid w:val="00C10996"/>
    <w:rsid w:val="00C13F77"/>
    <w:rsid w:val="00C15C38"/>
    <w:rsid w:val="00C17231"/>
    <w:rsid w:val="00C22699"/>
    <w:rsid w:val="00C240A0"/>
    <w:rsid w:val="00C24437"/>
    <w:rsid w:val="00C25134"/>
    <w:rsid w:val="00C26C82"/>
    <w:rsid w:val="00C301F3"/>
    <w:rsid w:val="00C329A1"/>
    <w:rsid w:val="00C34669"/>
    <w:rsid w:val="00C369A7"/>
    <w:rsid w:val="00C36E55"/>
    <w:rsid w:val="00C42329"/>
    <w:rsid w:val="00C42B82"/>
    <w:rsid w:val="00C42DE4"/>
    <w:rsid w:val="00C42E50"/>
    <w:rsid w:val="00C432D3"/>
    <w:rsid w:val="00C439F5"/>
    <w:rsid w:val="00C44B92"/>
    <w:rsid w:val="00C44F29"/>
    <w:rsid w:val="00C46A05"/>
    <w:rsid w:val="00C47220"/>
    <w:rsid w:val="00C511DB"/>
    <w:rsid w:val="00C52962"/>
    <w:rsid w:val="00C52A94"/>
    <w:rsid w:val="00C530F2"/>
    <w:rsid w:val="00C54620"/>
    <w:rsid w:val="00C56E5B"/>
    <w:rsid w:val="00C572FF"/>
    <w:rsid w:val="00C5799F"/>
    <w:rsid w:val="00C60F2D"/>
    <w:rsid w:val="00C62B83"/>
    <w:rsid w:val="00C62C41"/>
    <w:rsid w:val="00C6356B"/>
    <w:rsid w:val="00C658A0"/>
    <w:rsid w:val="00C65FEE"/>
    <w:rsid w:val="00C66426"/>
    <w:rsid w:val="00C66C52"/>
    <w:rsid w:val="00C70EA2"/>
    <w:rsid w:val="00C72C90"/>
    <w:rsid w:val="00C75347"/>
    <w:rsid w:val="00C77238"/>
    <w:rsid w:val="00C80C3F"/>
    <w:rsid w:val="00C81368"/>
    <w:rsid w:val="00C8371C"/>
    <w:rsid w:val="00C84A70"/>
    <w:rsid w:val="00C84FDB"/>
    <w:rsid w:val="00C86571"/>
    <w:rsid w:val="00C8695C"/>
    <w:rsid w:val="00C900AA"/>
    <w:rsid w:val="00C90BB3"/>
    <w:rsid w:val="00C9240D"/>
    <w:rsid w:val="00C9322F"/>
    <w:rsid w:val="00C93C27"/>
    <w:rsid w:val="00C93FF6"/>
    <w:rsid w:val="00C949F0"/>
    <w:rsid w:val="00C95CE2"/>
    <w:rsid w:val="00C968BE"/>
    <w:rsid w:val="00CA0A5E"/>
    <w:rsid w:val="00CA1298"/>
    <w:rsid w:val="00CA24FA"/>
    <w:rsid w:val="00CA25D2"/>
    <w:rsid w:val="00CA2B81"/>
    <w:rsid w:val="00CA38B3"/>
    <w:rsid w:val="00CA66BD"/>
    <w:rsid w:val="00CA6DF8"/>
    <w:rsid w:val="00CA77D0"/>
    <w:rsid w:val="00CB0957"/>
    <w:rsid w:val="00CB3E95"/>
    <w:rsid w:val="00CB3F38"/>
    <w:rsid w:val="00CB4490"/>
    <w:rsid w:val="00CB6666"/>
    <w:rsid w:val="00CC1587"/>
    <w:rsid w:val="00CC1C27"/>
    <w:rsid w:val="00CC423B"/>
    <w:rsid w:val="00CC4272"/>
    <w:rsid w:val="00CC7A4E"/>
    <w:rsid w:val="00CD3009"/>
    <w:rsid w:val="00CD37E5"/>
    <w:rsid w:val="00CD4129"/>
    <w:rsid w:val="00CD664A"/>
    <w:rsid w:val="00CE0EA2"/>
    <w:rsid w:val="00CE2ECB"/>
    <w:rsid w:val="00CE3816"/>
    <w:rsid w:val="00CE4983"/>
    <w:rsid w:val="00CE4A2D"/>
    <w:rsid w:val="00CE6ABF"/>
    <w:rsid w:val="00CF0420"/>
    <w:rsid w:val="00CF08FB"/>
    <w:rsid w:val="00CF1748"/>
    <w:rsid w:val="00CF255F"/>
    <w:rsid w:val="00CF4150"/>
    <w:rsid w:val="00CF46A4"/>
    <w:rsid w:val="00CF560F"/>
    <w:rsid w:val="00D02941"/>
    <w:rsid w:val="00D04D6A"/>
    <w:rsid w:val="00D07C4B"/>
    <w:rsid w:val="00D10521"/>
    <w:rsid w:val="00D10AFE"/>
    <w:rsid w:val="00D13CE5"/>
    <w:rsid w:val="00D13DBD"/>
    <w:rsid w:val="00D146E1"/>
    <w:rsid w:val="00D15A94"/>
    <w:rsid w:val="00D15E92"/>
    <w:rsid w:val="00D20416"/>
    <w:rsid w:val="00D2402B"/>
    <w:rsid w:val="00D24ED7"/>
    <w:rsid w:val="00D25DCF"/>
    <w:rsid w:val="00D26387"/>
    <w:rsid w:val="00D26A2E"/>
    <w:rsid w:val="00D330E9"/>
    <w:rsid w:val="00D3392C"/>
    <w:rsid w:val="00D3415F"/>
    <w:rsid w:val="00D34ECB"/>
    <w:rsid w:val="00D354CE"/>
    <w:rsid w:val="00D35903"/>
    <w:rsid w:val="00D366BE"/>
    <w:rsid w:val="00D3707A"/>
    <w:rsid w:val="00D41EE5"/>
    <w:rsid w:val="00D4439D"/>
    <w:rsid w:val="00D44C7C"/>
    <w:rsid w:val="00D450E1"/>
    <w:rsid w:val="00D450F6"/>
    <w:rsid w:val="00D456F9"/>
    <w:rsid w:val="00D460C2"/>
    <w:rsid w:val="00D46EF9"/>
    <w:rsid w:val="00D5077D"/>
    <w:rsid w:val="00D51097"/>
    <w:rsid w:val="00D5378B"/>
    <w:rsid w:val="00D5791A"/>
    <w:rsid w:val="00D60969"/>
    <w:rsid w:val="00D61E7A"/>
    <w:rsid w:val="00D62381"/>
    <w:rsid w:val="00D64736"/>
    <w:rsid w:val="00D657E9"/>
    <w:rsid w:val="00D66DA5"/>
    <w:rsid w:val="00D6721D"/>
    <w:rsid w:val="00D67A25"/>
    <w:rsid w:val="00D7045A"/>
    <w:rsid w:val="00D731DC"/>
    <w:rsid w:val="00D74C1D"/>
    <w:rsid w:val="00D8026E"/>
    <w:rsid w:val="00D825DA"/>
    <w:rsid w:val="00D835E3"/>
    <w:rsid w:val="00D846E7"/>
    <w:rsid w:val="00D85DEB"/>
    <w:rsid w:val="00D9161D"/>
    <w:rsid w:val="00D93475"/>
    <w:rsid w:val="00D9589F"/>
    <w:rsid w:val="00D97B78"/>
    <w:rsid w:val="00D97D19"/>
    <w:rsid w:val="00DA0867"/>
    <w:rsid w:val="00DA0E07"/>
    <w:rsid w:val="00DA1E56"/>
    <w:rsid w:val="00DA38B4"/>
    <w:rsid w:val="00DA3FD6"/>
    <w:rsid w:val="00DA44FF"/>
    <w:rsid w:val="00DA4B1E"/>
    <w:rsid w:val="00DA5AFE"/>
    <w:rsid w:val="00DB223E"/>
    <w:rsid w:val="00DB4755"/>
    <w:rsid w:val="00DB519F"/>
    <w:rsid w:val="00DB676E"/>
    <w:rsid w:val="00DB74F8"/>
    <w:rsid w:val="00DC1C02"/>
    <w:rsid w:val="00DC2D1F"/>
    <w:rsid w:val="00DD0BF5"/>
    <w:rsid w:val="00DD0DE2"/>
    <w:rsid w:val="00DD0E14"/>
    <w:rsid w:val="00DD10B8"/>
    <w:rsid w:val="00DD128C"/>
    <w:rsid w:val="00DD25EE"/>
    <w:rsid w:val="00DD3424"/>
    <w:rsid w:val="00DD47FE"/>
    <w:rsid w:val="00DD4DCA"/>
    <w:rsid w:val="00DD5D27"/>
    <w:rsid w:val="00DD6835"/>
    <w:rsid w:val="00DF4BFA"/>
    <w:rsid w:val="00E00F66"/>
    <w:rsid w:val="00E10DFF"/>
    <w:rsid w:val="00E14C08"/>
    <w:rsid w:val="00E16495"/>
    <w:rsid w:val="00E16F8E"/>
    <w:rsid w:val="00E20760"/>
    <w:rsid w:val="00E20FF5"/>
    <w:rsid w:val="00E2114B"/>
    <w:rsid w:val="00E224FB"/>
    <w:rsid w:val="00E3034C"/>
    <w:rsid w:val="00E336E2"/>
    <w:rsid w:val="00E3370B"/>
    <w:rsid w:val="00E360C3"/>
    <w:rsid w:val="00E40305"/>
    <w:rsid w:val="00E41AAD"/>
    <w:rsid w:val="00E423B3"/>
    <w:rsid w:val="00E4268F"/>
    <w:rsid w:val="00E434FC"/>
    <w:rsid w:val="00E45396"/>
    <w:rsid w:val="00E45F3C"/>
    <w:rsid w:val="00E50AC1"/>
    <w:rsid w:val="00E51AFA"/>
    <w:rsid w:val="00E52404"/>
    <w:rsid w:val="00E55335"/>
    <w:rsid w:val="00E56B2F"/>
    <w:rsid w:val="00E57313"/>
    <w:rsid w:val="00E60824"/>
    <w:rsid w:val="00E60BCF"/>
    <w:rsid w:val="00E61F07"/>
    <w:rsid w:val="00E6304E"/>
    <w:rsid w:val="00E6438B"/>
    <w:rsid w:val="00E6513F"/>
    <w:rsid w:val="00E65D87"/>
    <w:rsid w:val="00E710E7"/>
    <w:rsid w:val="00E71983"/>
    <w:rsid w:val="00E71F2D"/>
    <w:rsid w:val="00E72570"/>
    <w:rsid w:val="00E725E8"/>
    <w:rsid w:val="00E73A7B"/>
    <w:rsid w:val="00E74BE4"/>
    <w:rsid w:val="00E7504F"/>
    <w:rsid w:val="00E80DCB"/>
    <w:rsid w:val="00E81D76"/>
    <w:rsid w:val="00E8253E"/>
    <w:rsid w:val="00E8277D"/>
    <w:rsid w:val="00E831E2"/>
    <w:rsid w:val="00E873A7"/>
    <w:rsid w:val="00E90420"/>
    <w:rsid w:val="00E91ACD"/>
    <w:rsid w:val="00E91DAB"/>
    <w:rsid w:val="00E95652"/>
    <w:rsid w:val="00E97B39"/>
    <w:rsid w:val="00E97C69"/>
    <w:rsid w:val="00EA13CC"/>
    <w:rsid w:val="00EA1997"/>
    <w:rsid w:val="00EA1E4A"/>
    <w:rsid w:val="00EA1F6D"/>
    <w:rsid w:val="00EA2611"/>
    <w:rsid w:val="00EA2AD3"/>
    <w:rsid w:val="00EA2C89"/>
    <w:rsid w:val="00EA53D3"/>
    <w:rsid w:val="00EA68BF"/>
    <w:rsid w:val="00EB1869"/>
    <w:rsid w:val="00EB2074"/>
    <w:rsid w:val="00EB6332"/>
    <w:rsid w:val="00EC3D67"/>
    <w:rsid w:val="00EC787F"/>
    <w:rsid w:val="00ED0474"/>
    <w:rsid w:val="00ED1FFC"/>
    <w:rsid w:val="00ED235E"/>
    <w:rsid w:val="00ED476A"/>
    <w:rsid w:val="00ED62E0"/>
    <w:rsid w:val="00ED665D"/>
    <w:rsid w:val="00ED713E"/>
    <w:rsid w:val="00ED7F78"/>
    <w:rsid w:val="00EE0627"/>
    <w:rsid w:val="00EE13DA"/>
    <w:rsid w:val="00EE181A"/>
    <w:rsid w:val="00EE3D58"/>
    <w:rsid w:val="00EE5A2C"/>
    <w:rsid w:val="00EE5F85"/>
    <w:rsid w:val="00EE6F98"/>
    <w:rsid w:val="00EF014A"/>
    <w:rsid w:val="00EF11F4"/>
    <w:rsid w:val="00EF2E35"/>
    <w:rsid w:val="00EF3F8A"/>
    <w:rsid w:val="00EF5295"/>
    <w:rsid w:val="00EF657C"/>
    <w:rsid w:val="00EF6F45"/>
    <w:rsid w:val="00EF727C"/>
    <w:rsid w:val="00EF79E9"/>
    <w:rsid w:val="00F00A42"/>
    <w:rsid w:val="00F00AE8"/>
    <w:rsid w:val="00F015B0"/>
    <w:rsid w:val="00F029EF"/>
    <w:rsid w:val="00F0677D"/>
    <w:rsid w:val="00F06C0D"/>
    <w:rsid w:val="00F06E59"/>
    <w:rsid w:val="00F072CC"/>
    <w:rsid w:val="00F07E05"/>
    <w:rsid w:val="00F11216"/>
    <w:rsid w:val="00F1733A"/>
    <w:rsid w:val="00F17938"/>
    <w:rsid w:val="00F20118"/>
    <w:rsid w:val="00F20544"/>
    <w:rsid w:val="00F21E40"/>
    <w:rsid w:val="00F23583"/>
    <w:rsid w:val="00F2668D"/>
    <w:rsid w:val="00F32715"/>
    <w:rsid w:val="00F35BE8"/>
    <w:rsid w:val="00F35C6D"/>
    <w:rsid w:val="00F36F3F"/>
    <w:rsid w:val="00F419EB"/>
    <w:rsid w:val="00F43AB8"/>
    <w:rsid w:val="00F45546"/>
    <w:rsid w:val="00F47131"/>
    <w:rsid w:val="00F4747E"/>
    <w:rsid w:val="00F52838"/>
    <w:rsid w:val="00F52D48"/>
    <w:rsid w:val="00F55A72"/>
    <w:rsid w:val="00F55F30"/>
    <w:rsid w:val="00F57FCA"/>
    <w:rsid w:val="00F60A95"/>
    <w:rsid w:val="00F615E8"/>
    <w:rsid w:val="00F62885"/>
    <w:rsid w:val="00F6586A"/>
    <w:rsid w:val="00F66D8E"/>
    <w:rsid w:val="00F71174"/>
    <w:rsid w:val="00F71310"/>
    <w:rsid w:val="00F71F2F"/>
    <w:rsid w:val="00F71FF8"/>
    <w:rsid w:val="00F728CE"/>
    <w:rsid w:val="00F759C9"/>
    <w:rsid w:val="00F76F7A"/>
    <w:rsid w:val="00F81BC9"/>
    <w:rsid w:val="00F8599B"/>
    <w:rsid w:val="00F86725"/>
    <w:rsid w:val="00F879CD"/>
    <w:rsid w:val="00F87A94"/>
    <w:rsid w:val="00F87D7F"/>
    <w:rsid w:val="00F87E30"/>
    <w:rsid w:val="00F9156B"/>
    <w:rsid w:val="00F92C3F"/>
    <w:rsid w:val="00F9463B"/>
    <w:rsid w:val="00FA3516"/>
    <w:rsid w:val="00FA4EF9"/>
    <w:rsid w:val="00FA55C8"/>
    <w:rsid w:val="00FA5F85"/>
    <w:rsid w:val="00FA6942"/>
    <w:rsid w:val="00FA79F0"/>
    <w:rsid w:val="00FA7DDF"/>
    <w:rsid w:val="00FB21A4"/>
    <w:rsid w:val="00FB5393"/>
    <w:rsid w:val="00FB5723"/>
    <w:rsid w:val="00FB6849"/>
    <w:rsid w:val="00FC0BBF"/>
    <w:rsid w:val="00FC137B"/>
    <w:rsid w:val="00FC2969"/>
    <w:rsid w:val="00FC2DDD"/>
    <w:rsid w:val="00FC3288"/>
    <w:rsid w:val="00FC46FB"/>
    <w:rsid w:val="00FC6E5C"/>
    <w:rsid w:val="00FC788B"/>
    <w:rsid w:val="00FC7D60"/>
    <w:rsid w:val="00FD1083"/>
    <w:rsid w:val="00FD10A3"/>
    <w:rsid w:val="00FD618C"/>
    <w:rsid w:val="00FE0599"/>
    <w:rsid w:val="00FE4CF4"/>
    <w:rsid w:val="00FE5203"/>
    <w:rsid w:val="00FE7DEC"/>
    <w:rsid w:val="00FF1FE7"/>
    <w:rsid w:val="00FF3556"/>
    <w:rsid w:val="00FF769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65539"/>
    <o:shapelayout v:ext="edit">
      <o:idmap v:ext="edit" data="1"/>
    </o:shapelayout>
  </w:shapeDefaults>
  <w:decimalSymbol w:val="."/>
  <w:listSeparator w:val=","/>
  <w14:docId w14:val="2C8256C2"/>
  <w15:docId w15:val="{88EA236C-85C4-45B5-9E9B-77EC1E97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B24"/>
    <w:pPr>
      <w:spacing w:after="160" w:line="259" w:lineRule="auto"/>
    </w:pPr>
    <w:rPr>
      <w:rFonts w:eastAsiaTheme="minorEastAsia"/>
      <w:lang w:val="en-US" w:eastAsia="zh-CN"/>
    </w:rPr>
  </w:style>
  <w:style w:type="paragraph" w:styleId="Heading1">
    <w:name w:val="heading 1"/>
    <w:basedOn w:val="Normal"/>
    <w:next w:val="Normal"/>
    <w:link w:val="Heading1Char"/>
    <w:autoRedefine/>
    <w:qFormat/>
    <w:rsid w:val="0096196B"/>
    <w:pPr>
      <w:keepNext/>
      <w:numPr>
        <w:numId w:val="2"/>
      </w:numPr>
      <w:tabs>
        <w:tab w:val="clear" w:pos="1134"/>
        <w:tab w:val="left" w:pos="851"/>
      </w:tabs>
      <w:spacing w:before="720"/>
      <w:ind w:left="851" w:hanging="851"/>
      <w:outlineLvl w:val="0"/>
    </w:pPr>
    <w:rPr>
      <w:b/>
      <w:sz w:val="24"/>
    </w:rPr>
  </w:style>
  <w:style w:type="paragraph" w:styleId="Heading2">
    <w:name w:val="heading 2"/>
    <w:basedOn w:val="Normal"/>
    <w:next w:val="Normal"/>
    <w:link w:val="Heading2Char"/>
    <w:qFormat/>
    <w:rsid w:val="0096196B"/>
    <w:pPr>
      <w:keepNext/>
      <w:numPr>
        <w:ilvl w:val="1"/>
        <w:numId w:val="2"/>
      </w:numPr>
      <w:tabs>
        <w:tab w:val="clear" w:pos="576"/>
        <w:tab w:val="left" w:pos="851"/>
      </w:tabs>
      <w:spacing w:before="480" w:after="240" w:line="312" w:lineRule="exact"/>
      <w:ind w:left="851" w:hanging="851"/>
      <w:outlineLvl w:val="1"/>
    </w:pPr>
    <w:rPr>
      <w:b/>
      <w:sz w:val="24"/>
    </w:rPr>
  </w:style>
  <w:style w:type="paragraph" w:styleId="Heading3">
    <w:name w:val="heading 3"/>
    <w:basedOn w:val="Normal"/>
    <w:next w:val="Normal"/>
    <w:link w:val="Heading3Char"/>
    <w:qFormat/>
    <w:rsid w:val="0096196B"/>
    <w:pPr>
      <w:keepNext/>
      <w:numPr>
        <w:ilvl w:val="2"/>
        <w:numId w:val="2"/>
      </w:numPr>
      <w:tabs>
        <w:tab w:val="clear" w:pos="720"/>
        <w:tab w:val="left" w:pos="851"/>
      </w:tabs>
      <w:spacing w:before="480"/>
      <w:ind w:left="851" w:hanging="851"/>
      <w:outlineLvl w:val="2"/>
    </w:pPr>
    <w:rPr>
      <w:b/>
    </w:rPr>
  </w:style>
  <w:style w:type="paragraph" w:styleId="Heading4">
    <w:name w:val="heading 4"/>
    <w:basedOn w:val="Normal"/>
    <w:next w:val="Normal"/>
    <w:link w:val="Heading4Char"/>
    <w:autoRedefine/>
    <w:qFormat/>
    <w:rsid w:val="0096196B"/>
    <w:pPr>
      <w:keepNext/>
      <w:numPr>
        <w:ilvl w:val="3"/>
        <w:numId w:val="2"/>
      </w:numPr>
      <w:outlineLvl w:val="3"/>
    </w:pPr>
    <w:rPr>
      <w:b/>
    </w:rPr>
  </w:style>
  <w:style w:type="paragraph" w:styleId="Heading5">
    <w:name w:val="heading 5"/>
    <w:basedOn w:val="Normal"/>
    <w:next w:val="Normal"/>
    <w:link w:val="Heading5Char"/>
    <w:qFormat/>
    <w:rsid w:val="0096196B"/>
    <w:pPr>
      <w:spacing w:before="240" w:after="60"/>
      <w:outlineLvl w:val="4"/>
    </w:pPr>
  </w:style>
  <w:style w:type="paragraph" w:styleId="Heading6">
    <w:name w:val="heading 6"/>
    <w:basedOn w:val="Normal"/>
    <w:next w:val="Normal"/>
    <w:link w:val="Heading6Char"/>
    <w:qFormat/>
    <w:rsid w:val="0096196B"/>
    <w:pPr>
      <w:spacing w:before="240" w:after="60"/>
      <w:outlineLvl w:val="5"/>
    </w:pPr>
  </w:style>
  <w:style w:type="paragraph" w:styleId="Heading7">
    <w:name w:val="heading 7"/>
    <w:basedOn w:val="Normal"/>
    <w:next w:val="Normal"/>
    <w:link w:val="Heading7Char"/>
    <w:qFormat/>
    <w:rsid w:val="0096196B"/>
    <w:pPr>
      <w:spacing w:before="240" w:after="60"/>
      <w:outlineLvl w:val="6"/>
    </w:pPr>
  </w:style>
  <w:style w:type="paragraph" w:styleId="Heading8">
    <w:name w:val="heading 8"/>
    <w:basedOn w:val="Normal"/>
    <w:next w:val="Normal"/>
    <w:link w:val="Heading8Char"/>
    <w:qFormat/>
    <w:rsid w:val="0096196B"/>
    <w:pPr>
      <w:spacing w:before="240" w:after="60"/>
      <w:outlineLvl w:val="7"/>
    </w:pPr>
  </w:style>
  <w:style w:type="paragraph" w:styleId="Heading9">
    <w:name w:val="heading 9"/>
    <w:basedOn w:val="Normal"/>
    <w:next w:val="Normal"/>
    <w:link w:val="Heading9Char"/>
    <w:qFormat/>
    <w:rsid w:val="0096196B"/>
    <w:pPr>
      <w:spacing w:before="240" w:after="60"/>
      <w:outlineLvl w:val="8"/>
    </w:pPr>
    <w:rPr>
      <w:rFonts w:ascii="Arial" w:hAnsi="Arial"/>
      <w:i/>
      <w:sz w:val="18"/>
    </w:rPr>
  </w:style>
  <w:style w:type="character" w:default="1" w:styleId="DefaultParagraphFont">
    <w:name w:val="Default Paragraph Font"/>
    <w:uiPriority w:val="1"/>
    <w:semiHidden/>
    <w:unhideWhenUsed/>
    <w:rsid w:val="006D4B2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D4B24"/>
  </w:style>
  <w:style w:type="paragraph" w:styleId="NoSpacing">
    <w:name w:val="No Spacing"/>
    <w:link w:val="NoSpacingChar"/>
    <w:uiPriority w:val="1"/>
    <w:qFormat/>
    <w:rsid w:val="0019767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9767F"/>
    <w:rPr>
      <w:rFonts w:eastAsiaTheme="minorEastAsia"/>
      <w:lang w:val="en-US" w:eastAsia="ja-JP"/>
    </w:rPr>
  </w:style>
  <w:style w:type="paragraph" w:styleId="BalloonText">
    <w:name w:val="Balloon Text"/>
    <w:basedOn w:val="Normal"/>
    <w:link w:val="BalloonTextChar"/>
    <w:uiPriority w:val="99"/>
    <w:semiHidden/>
    <w:unhideWhenUsed/>
    <w:rsid w:val="00197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67F"/>
    <w:rPr>
      <w:rFonts w:ascii="Tahoma" w:hAnsi="Tahoma" w:cs="Tahoma"/>
      <w:sz w:val="16"/>
      <w:szCs w:val="16"/>
    </w:rPr>
  </w:style>
  <w:style w:type="paragraph" w:styleId="Header">
    <w:name w:val="header"/>
    <w:basedOn w:val="Normal"/>
    <w:link w:val="HeaderChar"/>
    <w:rsid w:val="0096196B"/>
    <w:pPr>
      <w:tabs>
        <w:tab w:val="center" w:pos="4536"/>
        <w:tab w:val="right" w:pos="9072"/>
      </w:tabs>
      <w:jc w:val="right"/>
    </w:pPr>
  </w:style>
  <w:style w:type="character" w:customStyle="1" w:styleId="HeaderChar">
    <w:name w:val="Header Char"/>
    <w:basedOn w:val="DefaultParagraphFont"/>
    <w:link w:val="Header"/>
    <w:rsid w:val="0019767F"/>
    <w:rPr>
      <w:rFonts w:ascii="News Gothic GDB" w:eastAsia="Times New Roman" w:hAnsi="News Gothic GDB" w:cs="Times New Roman"/>
      <w:sz w:val="20"/>
      <w:szCs w:val="20"/>
      <w:lang w:val="de-DE" w:eastAsia="de-DE"/>
    </w:rPr>
  </w:style>
  <w:style w:type="paragraph" w:styleId="Footer">
    <w:name w:val="footer"/>
    <w:basedOn w:val="Normal"/>
    <w:link w:val="FooterChar"/>
    <w:rsid w:val="0096196B"/>
    <w:pPr>
      <w:tabs>
        <w:tab w:val="center" w:pos="4536"/>
        <w:tab w:val="right" w:pos="9072"/>
      </w:tabs>
    </w:pPr>
  </w:style>
  <w:style w:type="character" w:customStyle="1" w:styleId="FooterChar">
    <w:name w:val="Footer Char"/>
    <w:basedOn w:val="DefaultParagraphFont"/>
    <w:link w:val="Footer"/>
    <w:rsid w:val="0019767F"/>
    <w:rPr>
      <w:rFonts w:ascii="News Gothic GDB" w:eastAsia="Times New Roman" w:hAnsi="News Gothic GDB" w:cs="Times New Roman"/>
      <w:sz w:val="20"/>
      <w:szCs w:val="20"/>
      <w:lang w:val="de-DE" w:eastAsia="de-DE"/>
    </w:rPr>
  </w:style>
  <w:style w:type="character" w:customStyle="1" w:styleId="Heading1Char">
    <w:name w:val="Heading 1 Char"/>
    <w:basedOn w:val="DefaultParagraphFont"/>
    <w:link w:val="Heading1"/>
    <w:rsid w:val="0019767F"/>
    <w:rPr>
      <w:rFonts w:ascii="News Gothic GDB" w:eastAsia="Times New Roman" w:hAnsi="News Gothic GDB" w:cs="Times New Roman"/>
      <w:b/>
      <w:sz w:val="24"/>
      <w:szCs w:val="20"/>
      <w:lang w:val="de-DE" w:eastAsia="de-DE"/>
    </w:rPr>
  </w:style>
  <w:style w:type="paragraph" w:styleId="TOCHeading">
    <w:name w:val="TOC Heading"/>
    <w:basedOn w:val="Heading1"/>
    <w:next w:val="Normal"/>
    <w:uiPriority w:val="39"/>
    <w:semiHidden/>
    <w:unhideWhenUsed/>
    <w:qFormat/>
    <w:rsid w:val="0068662E"/>
    <w:pPr>
      <w:outlineLvl w:val="9"/>
    </w:pPr>
    <w:rPr>
      <w:lang w:eastAsia="ja-JP"/>
    </w:rPr>
  </w:style>
  <w:style w:type="paragraph" w:styleId="TOC1">
    <w:name w:val="toc 1"/>
    <w:basedOn w:val="Normal"/>
    <w:next w:val="Normal"/>
    <w:uiPriority w:val="39"/>
    <w:rsid w:val="0096196B"/>
    <w:pPr>
      <w:tabs>
        <w:tab w:val="left" w:pos="1985"/>
        <w:tab w:val="right" w:leader="dot" w:pos="10206"/>
      </w:tabs>
      <w:spacing w:before="360" w:after="0"/>
      <w:ind w:left="1985" w:hanging="851"/>
    </w:pPr>
    <w:rPr>
      <w:b/>
    </w:rPr>
  </w:style>
  <w:style w:type="character" w:styleId="Hyperlink">
    <w:name w:val="Hyperlink"/>
    <w:basedOn w:val="DefaultParagraphFont"/>
    <w:uiPriority w:val="99"/>
    <w:unhideWhenUsed/>
    <w:rsid w:val="0068662E"/>
    <w:rPr>
      <w:color w:val="0000FF" w:themeColor="hyperlink"/>
      <w:u w:val="single"/>
    </w:rPr>
  </w:style>
  <w:style w:type="character" w:customStyle="1" w:styleId="Heading2Char">
    <w:name w:val="Heading 2 Char"/>
    <w:basedOn w:val="DefaultParagraphFont"/>
    <w:link w:val="Heading2"/>
    <w:rsid w:val="0068662E"/>
    <w:rPr>
      <w:rFonts w:ascii="News Gothic GDB" w:eastAsia="Times New Roman" w:hAnsi="News Gothic GDB" w:cs="Times New Roman"/>
      <w:b/>
      <w:sz w:val="24"/>
      <w:szCs w:val="20"/>
      <w:lang w:val="de-DE" w:eastAsia="de-DE"/>
    </w:rPr>
  </w:style>
  <w:style w:type="paragraph" w:styleId="TOC2">
    <w:name w:val="toc 2"/>
    <w:basedOn w:val="Normal"/>
    <w:next w:val="Normal"/>
    <w:uiPriority w:val="39"/>
    <w:rsid w:val="0096196B"/>
    <w:pPr>
      <w:tabs>
        <w:tab w:val="left" w:pos="1985"/>
        <w:tab w:val="right" w:leader="dot" w:pos="10206"/>
      </w:tabs>
      <w:spacing w:after="0"/>
      <w:ind w:left="1985" w:hanging="851"/>
    </w:pPr>
    <w:rPr>
      <w:noProof/>
    </w:rPr>
  </w:style>
  <w:style w:type="character" w:customStyle="1" w:styleId="Heading3Char">
    <w:name w:val="Heading 3 Char"/>
    <w:basedOn w:val="DefaultParagraphFont"/>
    <w:link w:val="Heading3"/>
    <w:rsid w:val="001E2168"/>
    <w:rPr>
      <w:rFonts w:ascii="News Gothic GDB" w:eastAsia="Times New Roman" w:hAnsi="News Gothic GDB" w:cs="Times New Roman"/>
      <w:b/>
      <w:sz w:val="20"/>
      <w:szCs w:val="20"/>
      <w:lang w:val="de-DE" w:eastAsia="de-DE"/>
    </w:rPr>
  </w:style>
  <w:style w:type="paragraph" w:styleId="ListParagraph">
    <w:name w:val="List Paragraph"/>
    <w:aliases w:val="CX Aufzählung"/>
    <w:basedOn w:val="Normal"/>
    <w:uiPriority w:val="99"/>
    <w:qFormat/>
    <w:rsid w:val="00672FF6"/>
    <w:pPr>
      <w:ind w:left="720"/>
      <w:contextualSpacing/>
    </w:pPr>
  </w:style>
  <w:style w:type="paragraph" w:styleId="TOC3">
    <w:name w:val="toc 3"/>
    <w:basedOn w:val="Normal"/>
    <w:next w:val="Normal"/>
    <w:uiPriority w:val="39"/>
    <w:rsid w:val="0096196B"/>
    <w:pPr>
      <w:tabs>
        <w:tab w:val="left" w:pos="1985"/>
        <w:tab w:val="right" w:leader="dot" w:pos="10206"/>
      </w:tabs>
      <w:spacing w:after="0"/>
      <w:ind w:left="1985" w:hanging="851"/>
    </w:pPr>
  </w:style>
  <w:style w:type="character" w:styleId="FollowedHyperlink">
    <w:name w:val="FollowedHyperlink"/>
    <w:basedOn w:val="DefaultParagraphFont"/>
    <w:uiPriority w:val="99"/>
    <w:semiHidden/>
    <w:unhideWhenUsed/>
    <w:rsid w:val="0039317C"/>
    <w:rPr>
      <w:color w:val="800080" w:themeColor="followedHyperlink"/>
      <w:u w:val="single"/>
    </w:rPr>
  </w:style>
  <w:style w:type="table" w:styleId="TableGrid">
    <w:name w:val="Table Grid"/>
    <w:basedOn w:val="TableNormal"/>
    <w:rsid w:val="0096196B"/>
    <w:pPr>
      <w:spacing w:line="270" w:lineRule="atLeast"/>
      <w:ind w:left="851"/>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96196B"/>
    <w:pPr>
      <w:spacing w:after="120"/>
    </w:pPr>
  </w:style>
  <w:style w:type="character" w:customStyle="1" w:styleId="BodyTextChar">
    <w:name w:val="Body Text Char"/>
    <w:basedOn w:val="DefaultParagraphFont"/>
    <w:link w:val="BodyText"/>
    <w:rsid w:val="00756DB3"/>
    <w:rPr>
      <w:rFonts w:ascii="News Gothic GDB" w:eastAsia="Times New Roman" w:hAnsi="News Gothic GDB" w:cs="Times New Roman"/>
      <w:sz w:val="20"/>
      <w:szCs w:val="20"/>
      <w:lang w:val="de-DE" w:eastAsia="de-DE"/>
    </w:rPr>
  </w:style>
  <w:style w:type="character" w:customStyle="1" w:styleId="Heading4Char">
    <w:name w:val="Heading 4 Char"/>
    <w:basedOn w:val="DefaultParagraphFont"/>
    <w:link w:val="Heading4"/>
    <w:rsid w:val="00564E5C"/>
    <w:rPr>
      <w:rFonts w:ascii="News Gothic GDB" w:eastAsia="Times New Roman" w:hAnsi="News Gothic GDB" w:cs="Times New Roman"/>
      <w:b/>
      <w:sz w:val="20"/>
      <w:szCs w:val="20"/>
      <w:lang w:val="de-DE" w:eastAsia="de-DE"/>
    </w:rPr>
  </w:style>
  <w:style w:type="character" w:customStyle="1" w:styleId="Heading5Char">
    <w:name w:val="Heading 5 Char"/>
    <w:basedOn w:val="DefaultParagraphFont"/>
    <w:link w:val="Heading5"/>
    <w:rsid w:val="00D835E3"/>
    <w:rPr>
      <w:rFonts w:ascii="News Gothic GDB" w:eastAsia="Times New Roman" w:hAnsi="News Gothic GDB" w:cs="Times New Roman"/>
      <w:szCs w:val="20"/>
      <w:lang w:val="de-DE" w:eastAsia="de-DE"/>
    </w:rPr>
  </w:style>
  <w:style w:type="character" w:customStyle="1" w:styleId="Heading6Char">
    <w:name w:val="Heading 6 Char"/>
    <w:basedOn w:val="DefaultParagraphFont"/>
    <w:link w:val="Heading6"/>
    <w:rsid w:val="00D835E3"/>
    <w:rPr>
      <w:rFonts w:ascii="News Gothic GDB" w:eastAsia="Times New Roman" w:hAnsi="News Gothic GDB" w:cs="Times New Roman"/>
      <w:szCs w:val="20"/>
      <w:lang w:val="de-DE" w:eastAsia="de-DE"/>
    </w:rPr>
  </w:style>
  <w:style w:type="character" w:customStyle="1" w:styleId="Heading7Char">
    <w:name w:val="Heading 7 Char"/>
    <w:basedOn w:val="DefaultParagraphFont"/>
    <w:link w:val="Heading7"/>
    <w:rsid w:val="00D835E3"/>
    <w:rPr>
      <w:rFonts w:ascii="News Gothic GDB" w:eastAsia="Times New Roman" w:hAnsi="News Gothic GDB" w:cs="Times New Roman"/>
      <w:sz w:val="20"/>
      <w:szCs w:val="20"/>
      <w:lang w:val="de-DE" w:eastAsia="de-DE"/>
    </w:rPr>
  </w:style>
  <w:style w:type="character" w:customStyle="1" w:styleId="Heading8Char">
    <w:name w:val="Heading 8 Char"/>
    <w:basedOn w:val="DefaultParagraphFont"/>
    <w:link w:val="Heading8"/>
    <w:rsid w:val="00D835E3"/>
    <w:rPr>
      <w:rFonts w:ascii="News Gothic GDB" w:eastAsia="Times New Roman" w:hAnsi="News Gothic GDB" w:cs="Times New Roman"/>
      <w:sz w:val="20"/>
      <w:szCs w:val="20"/>
      <w:lang w:val="de-DE" w:eastAsia="de-DE"/>
    </w:rPr>
  </w:style>
  <w:style w:type="character" w:customStyle="1" w:styleId="Heading9Char">
    <w:name w:val="Heading 9 Char"/>
    <w:basedOn w:val="DefaultParagraphFont"/>
    <w:link w:val="Heading9"/>
    <w:rsid w:val="00D835E3"/>
    <w:rPr>
      <w:rFonts w:ascii="Arial" w:eastAsia="Times New Roman" w:hAnsi="Arial" w:cs="Times New Roman"/>
      <w:i/>
      <w:sz w:val="18"/>
      <w:szCs w:val="20"/>
      <w:lang w:val="de-DE" w:eastAsia="de-DE"/>
    </w:rPr>
  </w:style>
  <w:style w:type="paragraph" w:styleId="TableofFigures">
    <w:name w:val="table of figures"/>
    <w:basedOn w:val="Normal"/>
    <w:next w:val="Normal"/>
    <w:uiPriority w:val="99"/>
    <w:rsid w:val="0096196B"/>
    <w:pPr>
      <w:tabs>
        <w:tab w:val="right" w:leader="dot" w:pos="9923"/>
      </w:tabs>
      <w:spacing w:after="120"/>
    </w:pPr>
  </w:style>
  <w:style w:type="paragraph" w:styleId="Caption">
    <w:name w:val="caption"/>
    <w:basedOn w:val="Normal"/>
    <w:next w:val="Normal"/>
    <w:qFormat/>
    <w:rsid w:val="0096196B"/>
    <w:pPr>
      <w:spacing w:before="240" w:after="240"/>
    </w:pPr>
  </w:style>
  <w:style w:type="paragraph" w:customStyle="1" w:styleId="BulletList">
    <w:name w:val="BulletList"/>
    <w:basedOn w:val="Normal"/>
    <w:rsid w:val="0096196B"/>
    <w:pPr>
      <w:numPr>
        <w:numId w:val="3"/>
      </w:numPr>
      <w:spacing w:after="120"/>
    </w:pPr>
  </w:style>
  <w:style w:type="paragraph" w:customStyle="1" w:styleId="BulletList2">
    <w:name w:val="BulletList2"/>
    <w:basedOn w:val="Normal"/>
    <w:rsid w:val="0096196B"/>
    <w:pPr>
      <w:numPr>
        <w:numId w:val="1"/>
      </w:numPr>
      <w:tabs>
        <w:tab w:val="clear" w:pos="142"/>
      </w:tabs>
      <w:spacing w:after="120"/>
      <w:ind w:left="1418" w:hanging="284"/>
    </w:pPr>
  </w:style>
  <w:style w:type="paragraph" w:styleId="DocumentMap">
    <w:name w:val="Document Map"/>
    <w:basedOn w:val="Normal"/>
    <w:link w:val="DocumentMapChar"/>
    <w:semiHidden/>
    <w:rsid w:val="0096196B"/>
    <w:pPr>
      <w:shd w:val="clear" w:color="auto" w:fill="000080"/>
    </w:pPr>
    <w:rPr>
      <w:rFonts w:ascii="Tahoma" w:hAnsi="Tahoma"/>
    </w:rPr>
  </w:style>
  <w:style w:type="character" w:customStyle="1" w:styleId="DocumentMapChar">
    <w:name w:val="Document Map Char"/>
    <w:basedOn w:val="DefaultParagraphFont"/>
    <w:link w:val="DocumentMap"/>
    <w:semiHidden/>
    <w:rsid w:val="00D835E3"/>
    <w:rPr>
      <w:rFonts w:ascii="Tahoma" w:eastAsia="Times New Roman" w:hAnsi="Tahoma" w:cs="Times New Roman"/>
      <w:sz w:val="20"/>
      <w:szCs w:val="20"/>
      <w:shd w:val="clear" w:color="auto" w:fill="000080"/>
      <w:lang w:val="de-DE" w:eastAsia="de-DE"/>
    </w:rPr>
  </w:style>
  <w:style w:type="paragraph" w:customStyle="1" w:styleId="Handbuchtitel">
    <w:name w:val="Handbuchtitel"/>
    <w:basedOn w:val="Normal"/>
    <w:semiHidden/>
    <w:rsid w:val="0096196B"/>
  </w:style>
  <w:style w:type="paragraph" w:customStyle="1" w:styleId="Haupttitel">
    <w:name w:val="Haupttitel"/>
    <w:basedOn w:val="Normal"/>
    <w:semiHidden/>
    <w:rsid w:val="0096196B"/>
    <w:pPr>
      <w:ind w:hanging="1134"/>
    </w:pPr>
    <w:rPr>
      <w:b/>
      <w:sz w:val="24"/>
    </w:rPr>
  </w:style>
  <w:style w:type="paragraph" w:styleId="Index1">
    <w:name w:val="index 1"/>
    <w:basedOn w:val="Normal"/>
    <w:next w:val="Normal"/>
    <w:semiHidden/>
    <w:rsid w:val="0096196B"/>
    <w:pPr>
      <w:tabs>
        <w:tab w:val="right" w:pos="9072"/>
      </w:tabs>
      <w:spacing w:before="240"/>
      <w:ind w:left="1332" w:hanging="198"/>
    </w:pPr>
  </w:style>
  <w:style w:type="paragraph" w:styleId="Index2">
    <w:name w:val="index 2"/>
    <w:basedOn w:val="Index1"/>
    <w:next w:val="Normal"/>
    <w:semiHidden/>
    <w:rsid w:val="0096196B"/>
  </w:style>
  <w:style w:type="paragraph" w:styleId="Index3">
    <w:name w:val="index 3"/>
    <w:basedOn w:val="Index1"/>
    <w:next w:val="Normal"/>
    <w:semiHidden/>
    <w:rsid w:val="0096196B"/>
    <w:pPr>
      <w:spacing w:before="120"/>
    </w:pPr>
  </w:style>
  <w:style w:type="paragraph" w:styleId="Index4">
    <w:name w:val="index 4"/>
    <w:basedOn w:val="Index1"/>
    <w:next w:val="Normal"/>
    <w:semiHidden/>
    <w:rsid w:val="0096196B"/>
  </w:style>
  <w:style w:type="paragraph" w:styleId="Index5">
    <w:name w:val="index 5"/>
    <w:basedOn w:val="Index1"/>
    <w:next w:val="Normal"/>
    <w:semiHidden/>
    <w:rsid w:val="0096196B"/>
    <w:pPr>
      <w:ind w:left="997"/>
    </w:pPr>
  </w:style>
  <w:style w:type="paragraph" w:styleId="Index6">
    <w:name w:val="index 6"/>
    <w:basedOn w:val="Normal"/>
    <w:next w:val="Normal"/>
    <w:autoRedefine/>
    <w:semiHidden/>
    <w:rsid w:val="0096196B"/>
    <w:pPr>
      <w:ind w:left="1200" w:hanging="200"/>
    </w:pPr>
  </w:style>
  <w:style w:type="paragraph" w:styleId="Index7">
    <w:name w:val="index 7"/>
    <w:basedOn w:val="Normal"/>
    <w:next w:val="Normal"/>
    <w:autoRedefine/>
    <w:semiHidden/>
    <w:rsid w:val="0096196B"/>
    <w:pPr>
      <w:ind w:left="1400" w:hanging="200"/>
    </w:pPr>
  </w:style>
  <w:style w:type="paragraph" w:styleId="Index8">
    <w:name w:val="index 8"/>
    <w:basedOn w:val="Normal"/>
    <w:next w:val="Normal"/>
    <w:autoRedefine/>
    <w:semiHidden/>
    <w:rsid w:val="0096196B"/>
    <w:pPr>
      <w:ind w:left="1600" w:hanging="200"/>
    </w:pPr>
  </w:style>
  <w:style w:type="paragraph" w:styleId="Index9">
    <w:name w:val="index 9"/>
    <w:basedOn w:val="Normal"/>
    <w:next w:val="Normal"/>
    <w:autoRedefine/>
    <w:semiHidden/>
    <w:rsid w:val="0096196B"/>
    <w:pPr>
      <w:ind w:left="1800" w:hanging="200"/>
    </w:pPr>
  </w:style>
  <w:style w:type="paragraph" w:styleId="IndexHeading">
    <w:name w:val="index heading"/>
    <w:basedOn w:val="Normal"/>
    <w:next w:val="Index1"/>
    <w:semiHidden/>
    <w:rsid w:val="0096196B"/>
  </w:style>
  <w:style w:type="paragraph" w:customStyle="1" w:styleId="Kapitelberschrift">
    <w:name w:val="Kapitelüberschrift"/>
    <w:basedOn w:val="Normal"/>
    <w:semiHidden/>
    <w:rsid w:val="0096196B"/>
    <w:rPr>
      <w:b/>
      <w:sz w:val="24"/>
    </w:rPr>
  </w:style>
  <w:style w:type="paragraph" w:customStyle="1" w:styleId="Marginalie">
    <w:name w:val="Marginalie"/>
    <w:next w:val="Normal"/>
    <w:link w:val="MarginalieChar"/>
    <w:rsid w:val="0096196B"/>
    <w:pPr>
      <w:framePr w:w="1418" w:hSpace="284" w:wrap="around" w:vAnchor="text" w:hAnchor="page" w:x="568" w:y="1"/>
      <w:spacing w:before="40" w:after="0" w:line="220" w:lineRule="atLeast"/>
      <w:contextualSpacing/>
    </w:pPr>
    <w:rPr>
      <w:rFonts w:ascii="News Gothic GDB" w:eastAsia="Times New Roman" w:hAnsi="News Gothic GDB" w:cs="Times New Roman"/>
      <w:noProof/>
      <w:sz w:val="16"/>
      <w:szCs w:val="16"/>
      <w:lang w:val="de-DE" w:eastAsia="de-DE"/>
    </w:rPr>
  </w:style>
  <w:style w:type="paragraph" w:customStyle="1" w:styleId="NumberedList">
    <w:name w:val="NumberedList"/>
    <w:basedOn w:val="Normal"/>
    <w:rsid w:val="0096196B"/>
    <w:pPr>
      <w:numPr>
        <w:numId w:val="4"/>
      </w:numPr>
      <w:tabs>
        <w:tab w:val="clear" w:pos="709"/>
      </w:tabs>
      <w:spacing w:after="120"/>
    </w:pPr>
  </w:style>
  <w:style w:type="paragraph" w:styleId="TOAHeading">
    <w:name w:val="toa heading"/>
    <w:basedOn w:val="Normal"/>
    <w:next w:val="Normal"/>
    <w:semiHidden/>
    <w:rsid w:val="0096196B"/>
    <w:pPr>
      <w:spacing w:before="120"/>
    </w:pPr>
    <w:rPr>
      <w:rFonts w:cs="Arial"/>
      <w:b/>
      <w:bCs/>
      <w:sz w:val="24"/>
      <w:szCs w:val="24"/>
    </w:rPr>
  </w:style>
  <w:style w:type="character" w:styleId="PageNumber">
    <w:name w:val="page number"/>
    <w:basedOn w:val="DefaultParagraphFont"/>
    <w:semiHidden/>
    <w:rsid w:val="0096196B"/>
  </w:style>
  <w:style w:type="paragraph" w:customStyle="1" w:styleId="Spacer">
    <w:name w:val="Spacer"/>
    <w:basedOn w:val="Normal"/>
    <w:autoRedefine/>
    <w:semiHidden/>
    <w:rsid w:val="0096196B"/>
    <w:pPr>
      <w:spacing w:after="4580" w:line="300" w:lineRule="exact"/>
    </w:pPr>
  </w:style>
  <w:style w:type="paragraph" w:customStyle="1" w:styleId="Zwischentitel">
    <w:name w:val="Zwischentitel"/>
    <w:basedOn w:val="Haupttitel"/>
    <w:semiHidden/>
    <w:rsid w:val="0096196B"/>
    <w:rPr>
      <w:sz w:val="20"/>
    </w:rPr>
  </w:style>
  <w:style w:type="paragraph" w:customStyle="1" w:styleId="Subtitel">
    <w:name w:val="Subtitel"/>
    <w:basedOn w:val="Zwischentitel"/>
    <w:semiHidden/>
    <w:rsid w:val="0096196B"/>
  </w:style>
  <w:style w:type="paragraph" w:customStyle="1" w:styleId="SubTitle1">
    <w:name w:val="SubTitle1"/>
    <w:basedOn w:val="Normal"/>
    <w:autoRedefine/>
    <w:semiHidden/>
    <w:rsid w:val="0096196B"/>
    <w:pPr>
      <w:widowControl w:val="0"/>
      <w:spacing w:after="0" w:line="851" w:lineRule="exact"/>
      <w:ind w:left="3572"/>
    </w:pPr>
    <w:rPr>
      <w:b/>
      <w:sz w:val="48"/>
    </w:rPr>
  </w:style>
  <w:style w:type="paragraph" w:customStyle="1" w:styleId="SubTitle2">
    <w:name w:val="SubTitle2"/>
    <w:basedOn w:val="Normal"/>
    <w:autoRedefine/>
    <w:semiHidden/>
    <w:rsid w:val="0096196B"/>
    <w:pPr>
      <w:widowControl w:val="0"/>
      <w:spacing w:after="0" w:line="240" w:lineRule="auto"/>
      <w:ind w:left="3572"/>
    </w:pPr>
    <w:rPr>
      <w:sz w:val="48"/>
    </w:rPr>
  </w:style>
  <w:style w:type="table" w:customStyle="1" w:styleId="TableDBGStandard">
    <w:name w:val="Table DBG Standard"/>
    <w:basedOn w:val="TableNormal"/>
    <w:rsid w:val="0096196B"/>
    <w:pPr>
      <w:spacing w:line="270" w:lineRule="atLeast"/>
    </w:pPr>
    <w:rPr>
      <w:rFonts w:ascii="News Gothic GDB" w:eastAsia="Times New Roman" w:hAnsi="News Gothic GDB" w:cs="Times New Roman"/>
      <w:sz w:val="20"/>
      <w:szCs w:val="20"/>
    </w:rPr>
    <w:tblPr>
      <w:tblInd w:w="851" w:type="dxa"/>
      <w:tblBorders>
        <w:insideH w:val="single" w:sz="2" w:space="0" w:color="auto"/>
        <w:insideV w:val="single" w:sz="48" w:space="0" w:color="FFFFFF"/>
      </w:tblBorders>
    </w:tblPr>
    <w:tcPr>
      <w:tcMar>
        <w:left w:w="0" w:type="dxa"/>
        <w:right w:w="0" w:type="dxa"/>
      </w:tcMar>
    </w:tcPr>
    <w:tblStylePr w:type="firstRow">
      <w:tblPr/>
      <w:tcPr>
        <w:tcBorders>
          <w:top w:val="single" w:sz="4" w:space="0" w:color="auto"/>
          <w:left w:val="nil"/>
          <w:bottom w:val="nil"/>
          <w:right w:val="nil"/>
          <w:insideH w:val="nil"/>
          <w:insideV w:val="single" w:sz="48" w:space="0" w:color="FFFFFF"/>
          <w:tl2br w:val="nil"/>
          <w:tr2bl w:val="nil"/>
        </w:tcBorders>
      </w:tcPr>
    </w:tblStylePr>
    <w:tblStylePr w:type="lastRow">
      <w:tblPr/>
      <w:tcPr>
        <w:tcBorders>
          <w:top w:val="nil"/>
          <w:left w:val="nil"/>
          <w:bottom w:val="single" w:sz="4" w:space="0" w:color="auto"/>
          <w:right w:val="nil"/>
          <w:insideH w:val="nil"/>
          <w:insideV w:val="single" w:sz="48" w:space="0" w:color="FFFFFF"/>
          <w:tl2br w:val="nil"/>
          <w:tr2bl w:val="nil"/>
        </w:tcBorders>
      </w:tcPr>
    </w:tblStylePr>
  </w:style>
  <w:style w:type="table" w:customStyle="1" w:styleId="TablePlain">
    <w:name w:val="Table Plain"/>
    <w:basedOn w:val="TableNormal"/>
    <w:rsid w:val="0096196B"/>
    <w:pPr>
      <w:spacing w:before="120" w:after="120" w:line="252" w:lineRule="auto"/>
    </w:pPr>
    <w:rPr>
      <w:rFonts w:ascii="News Gothic GDB" w:eastAsia="Times New Roman" w:hAnsi="News Gothic GDB" w:cs="Times New Roman"/>
      <w:sz w:val="16"/>
      <w:szCs w:val="16"/>
    </w:rPr>
    <w:tblPr>
      <w:tblInd w:w="91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cPr>
      <w:tcMar>
        <w:left w:w="68" w:type="dxa"/>
        <w:right w:w="68" w:type="dxa"/>
      </w:tcMar>
    </w:tcPr>
  </w:style>
  <w:style w:type="paragraph" w:customStyle="1" w:styleId="TextTableDBGStandard">
    <w:name w:val="Text Table DBG Standard"/>
    <w:basedOn w:val="Normal"/>
    <w:autoRedefine/>
    <w:rsid w:val="0096196B"/>
  </w:style>
  <w:style w:type="paragraph" w:customStyle="1" w:styleId="TextTablePlain">
    <w:name w:val="Text Table Plain"/>
    <w:basedOn w:val="Normal"/>
    <w:autoRedefine/>
    <w:rsid w:val="0096196B"/>
    <w:pPr>
      <w:widowControl w:val="0"/>
      <w:spacing w:before="120" w:after="120" w:line="252" w:lineRule="auto"/>
    </w:pPr>
    <w:rPr>
      <w:sz w:val="16"/>
      <w:szCs w:val="16"/>
    </w:rPr>
  </w:style>
  <w:style w:type="paragraph" w:styleId="BodyText3">
    <w:name w:val="Body Text 3"/>
    <w:basedOn w:val="Normal"/>
    <w:link w:val="BodyText3Char"/>
    <w:semiHidden/>
    <w:rsid w:val="0096196B"/>
    <w:pPr>
      <w:spacing w:after="120"/>
    </w:pPr>
    <w:rPr>
      <w:sz w:val="16"/>
      <w:szCs w:val="16"/>
    </w:rPr>
  </w:style>
  <w:style w:type="character" w:customStyle="1" w:styleId="BodyText3Char">
    <w:name w:val="Body Text 3 Char"/>
    <w:basedOn w:val="DefaultParagraphFont"/>
    <w:link w:val="BodyText3"/>
    <w:semiHidden/>
    <w:rsid w:val="00D835E3"/>
    <w:rPr>
      <w:rFonts w:ascii="News Gothic GDB" w:eastAsia="Times New Roman" w:hAnsi="News Gothic GDB" w:cs="Times New Roman"/>
      <w:sz w:val="16"/>
      <w:szCs w:val="16"/>
      <w:lang w:val="de-DE" w:eastAsia="de-DE"/>
    </w:rPr>
  </w:style>
  <w:style w:type="paragraph" w:customStyle="1" w:styleId="Title1">
    <w:name w:val="Title1"/>
    <w:basedOn w:val="Normal"/>
    <w:autoRedefine/>
    <w:semiHidden/>
    <w:rsid w:val="0096196B"/>
    <w:pPr>
      <w:widowControl w:val="0"/>
      <w:spacing w:after="0" w:line="425" w:lineRule="exact"/>
    </w:pPr>
    <w:rPr>
      <w:b/>
      <w:sz w:val="36"/>
    </w:rPr>
  </w:style>
  <w:style w:type="paragraph" w:customStyle="1" w:styleId="Title-TableOfContent">
    <w:name w:val="Title-TableOfContent"/>
    <w:basedOn w:val="Normal"/>
    <w:next w:val="Normal"/>
    <w:semiHidden/>
    <w:rsid w:val="0096196B"/>
    <w:pPr>
      <w:spacing w:after="120"/>
      <w:ind w:left="1134"/>
    </w:pPr>
    <w:rPr>
      <w:b/>
      <w:sz w:val="24"/>
    </w:rPr>
  </w:style>
  <w:style w:type="paragraph" w:customStyle="1" w:styleId="Version">
    <w:name w:val="Version"/>
    <w:basedOn w:val="Normal"/>
    <w:next w:val="Normal"/>
    <w:autoRedefine/>
    <w:semiHidden/>
    <w:rsid w:val="0096196B"/>
    <w:pPr>
      <w:spacing w:before="480"/>
      <w:ind w:left="3629"/>
    </w:pPr>
    <w:rPr>
      <w:sz w:val="24"/>
      <w:szCs w:val="24"/>
    </w:rPr>
  </w:style>
  <w:style w:type="paragraph" w:styleId="TOC4">
    <w:name w:val="toc 4"/>
    <w:basedOn w:val="Normal"/>
    <w:next w:val="Normal"/>
    <w:uiPriority w:val="39"/>
    <w:rsid w:val="0096196B"/>
    <w:pPr>
      <w:tabs>
        <w:tab w:val="left" w:pos="1985"/>
        <w:tab w:val="right" w:leader="dot" w:pos="10205"/>
      </w:tabs>
      <w:spacing w:after="0"/>
      <w:ind w:left="1985" w:hanging="851"/>
    </w:pPr>
  </w:style>
  <w:style w:type="paragraph" w:styleId="TOC5">
    <w:name w:val="toc 5"/>
    <w:basedOn w:val="Normal"/>
    <w:next w:val="Normal"/>
    <w:semiHidden/>
    <w:rsid w:val="0096196B"/>
    <w:pPr>
      <w:tabs>
        <w:tab w:val="right" w:leader="dot" w:pos="9071"/>
      </w:tabs>
      <w:ind w:left="800"/>
    </w:pPr>
  </w:style>
  <w:style w:type="paragraph" w:styleId="TOC6">
    <w:name w:val="toc 6"/>
    <w:basedOn w:val="Normal"/>
    <w:next w:val="Normal"/>
    <w:semiHidden/>
    <w:rsid w:val="0096196B"/>
    <w:pPr>
      <w:tabs>
        <w:tab w:val="right" w:leader="dot" w:pos="9071"/>
      </w:tabs>
      <w:ind w:left="1000"/>
    </w:pPr>
  </w:style>
  <w:style w:type="paragraph" w:styleId="TOC7">
    <w:name w:val="toc 7"/>
    <w:basedOn w:val="Normal"/>
    <w:next w:val="Normal"/>
    <w:semiHidden/>
    <w:rsid w:val="0096196B"/>
    <w:pPr>
      <w:tabs>
        <w:tab w:val="right" w:leader="dot" w:pos="9071"/>
      </w:tabs>
      <w:ind w:left="1200"/>
    </w:pPr>
  </w:style>
  <w:style w:type="paragraph" w:styleId="TOC8">
    <w:name w:val="toc 8"/>
    <w:basedOn w:val="Normal"/>
    <w:next w:val="Normal"/>
    <w:semiHidden/>
    <w:rsid w:val="0096196B"/>
    <w:pPr>
      <w:tabs>
        <w:tab w:val="right" w:leader="dot" w:pos="9071"/>
      </w:tabs>
      <w:ind w:left="1400"/>
    </w:pPr>
  </w:style>
  <w:style w:type="paragraph" w:styleId="TOC9">
    <w:name w:val="toc 9"/>
    <w:basedOn w:val="Normal"/>
    <w:next w:val="Normal"/>
    <w:semiHidden/>
    <w:rsid w:val="0096196B"/>
    <w:pPr>
      <w:tabs>
        <w:tab w:val="right" w:leader="dot" w:pos="9071"/>
      </w:tabs>
      <w:ind w:left="1600"/>
    </w:pPr>
  </w:style>
  <w:style w:type="paragraph" w:styleId="FootnoteText">
    <w:name w:val="footnote text"/>
    <w:basedOn w:val="Normal"/>
    <w:link w:val="FootnoteTextChar"/>
    <w:semiHidden/>
    <w:rsid w:val="0096196B"/>
    <w:pPr>
      <w:ind w:left="993" w:hanging="142"/>
    </w:pPr>
  </w:style>
  <w:style w:type="character" w:customStyle="1" w:styleId="FootnoteTextChar">
    <w:name w:val="Footnote Text Char"/>
    <w:basedOn w:val="DefaultParagraphFont"/>
    <w:link w:val="FootnoteText"/>
    <w:semiHidden/>
    <w:rsid w:val="00D835E3"/>
    <w:rPr>
      <w:rFonts w:ascii="News Gothic GDB" w:eastAsia="Times New Roman" w:hAnsi="News Gothic GDB" w:cs="Times New Roman"/>
      <w:sz w:val="20"/>
      <w:szCs w:val="20"/>
      <w:lang w:val="de-DE" w:eastAsia="de-DE"/>
    </w:rPr>
  </w:style>
  <w:style w:type="character" w:styleId="FootnoteReference">
    <w:name w:val="footnote reference"/>
    <w:basedOn w:val="DefaultParagraphFont"/>
    <w:semiHidden/>
    <w:rsid w:val="0096196B"/>
    <w:rPr>
      <w:rFonts w:ascii="News Gothic GDB" w:hAnsi="News Gothic GDB"/>
      <w:sz w:val="20"/>
      <w:vertAlign w:val="superscript"/>
    </w:rPr>
  </w:style>
  <w:style w:type="character" w:customStyle="1" w:styleId="MarginalieChar">
    <w:name w:val="Marginalie Char"/>
    <w:basedOn w:val="DefaultParagraphFont"/>
    <w:link w:val="Marginalie"/>
    <w:rsid w:val="0096196B"/>
    <w:rPr>
      <w:rFonts w:ascii="News Gothic GDB" w:eastAsia="Times New Roman" w:hAnsi="News Gothic GDB" w:cs="Times New Roman"/>
      <w:noProof/>
      <w:sz w:val="16"/>
      <w:szCs w:val="16"/>
      <w:lang w:val="de-DE" w:eastAsia="de-DE"/>
    </w:rPr>
  </w:style>
  <w:style w:type="character" w:styleId="CommentReference">
    <w:name w:val="annotation reference"/>
    <w:basedOn w:val="DefaultParagraphFont"/>
    <w:uiPriority w:val="99"/>
    <w:semiHidden/>
    <w:unhideWhenUsed/>
    <w:rsid w:val="00192C1A"/>
    <w:rPr>
      <w:sz w:val="16"/>
      <w:szCs w:val="16"/>
    </w:rPr>
  </w:style>
  <w:style w:type="paragraph" w:styleId="CommentText">
    <w:name w:val="annotation text"/>
    <w:basedOn w:val="Normal"/>
    <w:link w:val="CommentTextChar"/>
    <w:uiPriority w:val="99"/>
    <w:semiHidden/>
    <w:unhideWhenUsed/>
    <w:rsid w:val="00192C1A"/>
    <w:pPr>
      <w:spacing w:line="240" w:lineRule="auto"/>
    </w:pPr>
  </w:style>
  <w:style w:type="character" w:customStyle="1" w:styleId="CommentTextChar">
    <w:name w:val="Comment Text Char"/>
    <w:basedOn w:val="DefaultParagraphFont"/>
    <w:link w:val="CommentText"/>
    <w:uiPriority w:val="99"/>
    <w:semiHidden/>
    <w:rsid w:val="00192C1A"/>
    <w:rPr>
      <w:rFonts w:ascii="News Gothic GDB" w:eastAsia="Times New Roman" w:hAnsi="News Gothic GDB"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192C1A"/>
    <w:rPr>
      <w:b/>
      <w:bCs/>
    </w:rPr>
  </w:style>
  <w:style w:type="character" w:customStyle="1" w:styleId="CommentSubjectChar">
    <w:name w:val="Comment Subject Char"/>
    <w:basedOn w:val="CommentTextChar"/>
    <w:link w:val="CommentSubject"/>
    <w:uiPriority w:val="99"/>
    <w:semiHidden/>
    <w:rsid w:val="00192C1A"/>
    <w:rPr>
      <w:rFonts w:ascii="News Gothic GDB" w:eastAsia="Times New Roman" w:hAnsi="News Gothic GDB" w:cs="Times New Roman"/>
      <w:b/>
      <w:bCs/>
      <w:sz w:val="20"/>
      <w:szCs w:val="20"/>
      <w:lang w:val="de-DE" w:eastAsia="de-DE"/>
    </w:rPr>
  </w:style>
  <w:style w:type="paragraph" w:styleId="Revision">
    <w:name w:val="Revision"/>
    <w:hidden/>
    <w:uiPriority w:val="99"/>
    <w:semiHidden/>
    <w:rsid w:val="006A5CEC"/>
    <w:pPr>
      <w:spacing w:after="0" w:line="240" w:lineRule="auto"/>
    </w:pPr>
    <w:rPr>
      <w:rFonts w:ascii="News Gothic GDB" w:eastAsia="Times New Roman" w:hAnsi="News Gothic GDB" w:cs="Times New Roman"/>
      <w:sz w:val="20"/>
      <w:szCs w:val="20"/>
      <w:lang w:val="de-DE" w:eastAsia="de-DE"/>
    </w:rPr>
  </w:style>
  <w:style w:type="paragraph" w:styleId="NormalWeb">
    <w:name w:val="Normal (Web)"/>
    <w:basedOn w:val="Normal"/>
    <w:uiPriority w:val="99"/>
    <w:semiHidden/>
    <w:unhideWhenUsed/>
    <w:rsid w:val="00A96F52"/>
    <w:pPr>
      <w:spacing w:before="100" w:beforeAutospacing="1" w:after="100" w:afterAutospacing="1" w:line="240" w:lineRule="auto"/>
    </w:pPr>
    <w:rPr>
      <w:rFonts w:ascii="Times New Roman" w:hAnsi="Times New Roman"/>
      <w:sz w:val="24"/>
      <w:szCs w:val="24"/>
      <w:lang w:eastAsia="en-GB"/>
    </w:rPr>
  </w:style>
  <w:style w:type="character" w:customStyle="1" w:styleId="Standard-Flietext">
    <w:name w:val="Standard-Fließtext"/>
    <w:rsid w:val="00FA7DDF"/>
    <w:rPr>
      <w:rFonts w:ascii="Arial" w:hAnsi="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20398">
      <w:bodyDiv w:val="1"/>
      <w:marLeft w:val="0"/>
      <w:marRight w:val="0"/>
      <w:marTop w:val="0"/>
      <w:marBottom w:val="0"/>
      <w:divBdr>
        <w:top w:val="none" w:sz="0" w:space="0" w:color="auto"/>
        <w:left w:val="none" w:sz="0" w:space="0" w:color="auto"/>
        <w:bottom w:val="none" w:sz="0" w:space="0" w:color="auto"/>
        <w:right w:val="none" w:sz="0" w:space="0" w:color="auto"/>
      </w:divBdr>
    </w:div>
    <w:div w:id="50081621">
      <w:bodyDiv w:val="1"/>
      <w:marLeft w:val="0"/>
      <w:marRight w:val="0"/>
      <w:marTop w:val="0"/>
      <w:marBottom w:val="0"/>
      <w:divBdr>
        <w:top w:val="none" w:sz="0" w:space="0" w:color="auto"/>
        <w:left w:val="none" w:sz="0" w:space="0" w:color="auto"/>
        <w:bottom w:val="none" w:sz="0" w:space="0" w:color="auto"/>
        <w:right w:val="none" w:sz="0" w:space="0" w:color="auto"/>
      </w:divBdr>
    </w:div>
    <w:div w:id="84108395">
      <w:bodyDiv w:val="1"/>
      <w:marLeft w:val="0"/>
      <w:marRight w:val="0"/>
      <w:marTop w:val="0"/>
      <w:marBottom w:val="0"/>
      <w:divBdr>
        <w:top w:val="none" w:sz="0" w:space="0" w:color="auto"/>
        <w:left w:val="none" w:sz="0" w:space="0" w:color="auto"/>
        <w:bottom w:val="none" w:sz="0" w:space="0" w:color="auto"/>
        <w:right w:val="none" w:sz="0" w:space="0" w:color="auto"/>
      </w:divBdr>
      <w:divsChild>
        <w:div w:id="653412314">
          <w:marLeft w:val="0"/>
          <w:marRight w:val="0"/>
          <w:marTop w:val="0"/>
          <w:marBottom w:val="0"/>
          <w:divBdr>
            <w:top w:val="none" w:sz="0" w:space="0" w:color="auto"/>
            <w:left w:val="none" w:sz="0" w:space="0" w:color="auto"/>
            <w:bottom w:val="none" w:sz="0" w:space="0" w:color="auto"/>
            <w:right w:val="none" w:sz="0" w:space="0" w:color="auto"/>
          </w:divBdr>
          <w:divsChild>
            <w:div w:id="1781413372">
              <w:marLeft w:val="0"/>
              <w:marRight w:val="0"/>
              <w:marTop w:val="0"/>
              <w:marBottom w:val="0"/>
              <w:divBdr>
                <w:top w:val="none" w:sz="0" w:space="0" w:color="auto"/>
                <w:left w:val="none" w:sz="0" w:space="0" w:color="auto"/>
                <w:bottom w:val="none" w:sz="0" w:space="0" w:color="auto"/>
                <w:right w:val="none" w:sz="0" w:space="0" w:color="auto"/>
              </w:divBdr>
              <w:divsChild>
                <w:div w:id="610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99272">
      <w:bodyDiv w:val="1"/>
      <w:marLeft w:val="0"/>
      <w:marRight w:val="0"/>
      <w:marTop w:val="0"/>
      <w:marBottom w:val="0"/>
      <w:divBdr>
        <w:top w:val="none" w:sz="0" w:space="0" w:color="auto"/>
        <w:left w:val="none" w:sz="0" w:space="0" w:color="auto"/>
        <w:bottom w:val="none" w:sz="0" w:space="0" w:color="auto"/>
        <w:right w:val="none" w:sz="0" w:space="0" w:color="auto"/>
      </w:divBdr>
    </w:div>
    <w:div w:id="272632062">
      <w:bodyDiv w:val="1"/>
      <w:marLeft w:val="0"/>
      <w:marRight w:val="0"/>
      <w:marTop w:val="0"/>
      <w:marBottom w:val="0"/>
      <w:divBdr>
        <w:top w:val="none" w:sz="0" w:space="0" w:color="auto"/>
        <w:left w:val="none" w:sz="0" w:space="0" w:color="auto"/>
        <w:bottom w:val="none" w:sz="0" w:space="0" w:color="auto"/>
        <w:right w:val="none" w:sz="0" w:space="0" w:color="auto"/>
      </w:divBdr>
      <w:divsChild>
        <w:div w:id="1542087078">
          <w:marLeft w:val="547"/>
          <w:marRight w:val="0"/>
          <w:marTop w:val="0"/>
          <w:marBottom w:val="0"/>
          <w:divBdr>
            <w:top w:val="none" w:sz="0" w:space="0" w:color="auto"/>
            <w:left w:val="none" w:sz="0" w:space="0" w:color="auto"/>
            <w:bottom w:val="none" w:sz="0" w:space="0" w:color="auto"/>
            <w:right w:val="none" w:sz="0" w:space="0" w:color="auto"/>
          </w:divBdr>
        </w:div>
        <w:div w:id="835650315">
          <w:marLeft w:val="547"/>
          <w:marRight w:val="0"/>
          <w:marTop w:val="0"/>
          <w:marBottom w:val="0"/>
          <w:divBdr>
            <w:top w:val="none" w:sz="0" w:space="0" w:color="auto"/>
            <w:left w:val="none" w:sz="0" w:space="0" w:color="auto"/>
            <w:bottom w:val="none" w:sz="0" w:space="0" w:color="auto"/>
            <w:right w:val="none" w:sz="0" w:space="0" w:color="auto"/>
          </w:divBdr>
        </w:div>
        <w:div w:id="839390750">
          <w:marLeft w:val="446"/>
          <w:marRight w:val="0"/>
          <w:marTop w:val="0"/>
          <w:marBottom w:val="0"/>
          <w:divBdr>
            <w:top w:val="none" w:sz="0" w:space="0" w:color="auto"/>
            <w:left w:val="none" w:sz="0" w:space="0" w:color="auto"/>
            <w:bottom w:val="none" w:sz="0" w:space="0" w:color="auto"/>
            <w:right w:val="none" w:sz="0" w:space="0" w:color="auto"/>
          </w:divBdr>
        </w:div>
      </w:divsChild>
    </w:div>
    <w:div w:id="279337150">
      <w:bodyDiv w:val="1"/>
      <w:marLeft w:val="0"/>
      <w:marRight w:val="0"/>
      <w:marTop w:val="0"/>
      <w:marBottom w:val="0"/>
      <w:divBdr>
        <w:top w:val="none" w:sz="0" w:space="0" w:color="auto"/>
        <w:left w:val="none" w:sz="0" w:space="0" w:color="auto"/>
        <w:bottom w:val="none" w:sz="0" w:space="0" w:color="auto"/>
        <w:right w:val="none" w:sz="0" w:space="0" w:color="auto"/>
      </w:divBdr>
      <w:divsChild>
        <w:div w:id="1404638602">
          <w:marLeft w:val="274"/>
          <w:marRight w:val="0"/>
          <w:marTop w:val="0"/>
          <w:marBottom w:val="0"/>
          <w:divBdr>
            <w:top w:val="none" w:sz="0" w:space="0" w:color="auto"/>
            <w:left w:val="none" w:sz="0" w:space="0" w:color="auto"/>
            <w:bottom w:val="none" w:sz="0" w:space="0" w:color="auto"/>
            <w:right w:val="none" w:sz="0" w:space="0" w:color="auto"/>
          </w:divBdr>
        </w:div>
        <w:div w:id="479540366">
          <w:marLeft w:val="274"/>
          <w:marRight w:val="0"/>
          <w:marTop w:val="0"/>
          <w:marBottom w:val="0"/>
          <w:divBdr>
            <w:top w:val="none" w:sz="0" w:space="0" w:color="auto"/>
            <w:left w:val="none" w:sz="0" w:space="0" w:color="auto"/>
            <w:bottom w:val="none" w:sz="0" w:space="0" w:color="auto"/>
            <w:right w:val="none" w:sz="0" w:space="0" w:color="auto"/>
          </w:divBdr>
        </w:div>
        <w:div w:id="704913547">
          <w:marLeft w:val="274"/>
          <w:marRight w:val="0"/>
          <w:marTop w:val="0"/>
          <w:marBottom w:val="0"/>
          <w:divBdr>
            <w:top w:val="none" w:sz="0" w:space="0" w:color="auto"/>
            <w:left w:val="none" w:sz="0" w:space="0" w:color="auto"/>
            <w:bottom w:val="none" w:sz="0" w:space="0" w:color="auto"/>
            <w:right w:val="none" w:sz="0" w:space="0" w:color="auto"/>
          </w:divBdr>
        </w:div>
        <w:div w:id="1854033209">
          <w:marLeft w:val="274"/>
          <w:marRight w:val="0"/>
          <w:marTop w:val="0"/>
          <w:marBottom w:val="0"/>
          <w:divBdr>
            <w:top w:val="none" w:sz="0" w:space="0" w:color="auto"/>
            <w:left w:val="none" w:sz="0" w:space="0" w:color="auto"/>
            <w:bottom w:val="none" w:sz="0" w:space="0" w:color="auto"/>
            <w:right w:val="none" w:sz="0" w:space="0" w:color="auto"/>
          </w:divBdr>
        </w:div>
        <w:div w:id="1720740538">
          <w:marLeft w:val="274"/>
          <w:marRight w:val="0"/>
          <w:marTop w:val="0"/>
          <w:marBottom w:val="0"/>
          <w:divBdr>
            <w:top w:val="none" w:sz="0" w:space="0" w:color="auto"/>
            <w:left w:val="none" w:sz="0" w:space="0" w:color="auto"/>
            <w:bottom w:val="none" w:sz="0" w:space="0" w:color="auto"/>
            <w:right w:val="none" w:sz="0" w:space="0" w:color="auto"/>
          </w:divBdr>
        </w:div>
        <w:div w:id="1007709042">
          <w:marLeft w:val="274"/>
          <w:marRight w:val="0"/>
          <w:marTop w:val="0"/>
          <w:marBottom w:val="0"/>
          <w:divBdr>
            <w:top w:val="none" w:sz="0" w:space="0" w:color="auto"/>
            <w:left w:val="none" w:sz="0" w:space="0" w:color="auto"/>
            <w:bottom w:val="none" w:sz="0" w:space="0" w:color="auto"/>
            <w:right w:val="none" w:sz="0" w:space="0" w:color="auto"/>
          </w:divBdr>
        </w:div>
        <w:div w:id="265117952">
          <w:marLeft w:val="274"/>
          <w:marRight w:val="0"/>
          <w:marTop w:val="0"/>
          <w:marBottom w:val="0"/>
          <w:divBdr>
            <w:top w:val="none" w:sz="0" w:space="0" w:color="auto"/>
            <w:left w:val="none" w:sz="0" w:space="0" w:color="auto"/>
            <w:bottom w:val="none" w:sz="0" w:space="0" w:color="auto"/>
            <w:right w:val="none" w:sz="0" w:space="0" w:color="auto"/>
          </w:divBdr>
        </w:div>
      </w:divsChild>
    </w:div>
    <w:div w:id="314724619">
      <w:bodyDiv w:val="1"/>
      <w:marLeft w:val="0"/>
      <w:marRight w:val="0"/>
      <w:marTop w:val="0"/>
      <w:marBottom w:val="0"/>
      <w:divBdr>
        <w:top w:val="none" w:sz="0" w:space="0" w:color="auto"/>
        <w:left w:val="none" w:sz="0" w:space="0" w:color="auto"/>
        <w:bottom w:val="none" w:sz="0" w:space="0" w:color="auto"/>
        <w:right w:val="none" w:sz="0" w:space="0" w:color="auto"/>
      </w:divBdr>
      <w:divsChild>
        <w:div w:id="1698893422">
          <w:marLeft w:val="0"/>
          <w:marRight w:val="0"/>
          <w:marTop w:val="0"/>
          <w:marBottom w:val="0"/>
          <w:divBdr>
            <w:top w:val="none" w:sz="0" w:space="0" w:color="auto"/>
            <w:left w:val="none" w:sz="0" w:space="0" w:color="auto"/>
            <w:bottom w:val="none" w:sz="0" w:space="0" w:color="auto"/>
            <w:right w:val="none" w:sz="0" w:space="0" w:color="auto"/>
          </w:divBdr>
          <w:divsChild>
            <w:div w:id="940144901">
              <w:marLeft w:val="0"/>
              <w:marRight w:val="0"/>
              <w:marTop w:val="0"/>
              <w:marBottom w:val="0"/>
              <w:divBdr>
                <w:top w:val="none" w:sz="0" w:space="0" w:color="auto"/>
                <w:left w:val="none" w:sz="0" w:space="0" w:color="auto"/>
                <w:bottom w:val="none" w:sz="0" w:space="0" w:color="auto"/>
                <w:right w:val="none" w:sz="0" w:space="0" w:color="auto"/>
              </w:divBdr>
              <w:divsChild>
                <w:div w:id="3594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566430">
      <w:bodyDiv w:val="1"/>
      <w:marLeft w:val="0"/>
      <w:marRight w:val="0"/>
      <w:marTop w:val="0"/>
      <w:marBottom w:val="0"/>
      <w:divBdr>
        <w:top w:val="none" w:sz="0" w:space="0" w:color="auto"/>
        <w:left w:val="none" w:sz="0" w:space="0" w:color="auto"/>
        <w:bottom w:val="none" w:sz="0" w:space="0" w:color="auto"/>
        <w:right w:val="none" w:sz="0" w:space="0" w:color="auto"/>
      </w:divBdr>
    </w:div>
    <w:div w:id="343283145">
      <w:bodyDiv w:val="1"/>
      <w:marLeft w:val="0"/>
      <w:marRight w:val="0"/>
      <w:marTop w:val="0"/>
      <w:marBottom w:val="0"/>
      <w:divBdr>
        <w:top w:val="none" w:sz="0" w:space="0" w:color="auto"/>
        <w:left w:val="none" w:sz="0" w:space="0" w:color="auto"/>
        <w:bottom w:val="none" w:sz="0" w:space="0" w:color="auto"/>
        <w:right w:val="none" w:sz="0" w:space="0" w:color="auto"/>
      </w:divBdr>
    </w:div>
    <w:div w:id="369304767">
      <w:bodyDiv w:val="1"/>
      <w:marLeft w:val="0"/>
      <w:marRight w:val="0"/>
      <w:marTop w:val="0"/>
      <w:marBottom w:val="0"/>
      <w:divBdr>
        <w:top w:val="none" w:sz="0" w:space="0" w:color="auto"/>
        <w:left w:val="none" w:sz="0" w:space="0" w:color="auto"/>
        <w:bottom w:val="none" w:sz="0" w:space="0" w:color="auto"/>
        <w:right w:val="none" w:sz="0" w:space="0" w:color="auto"/>
      </w:divBdr>
      <w:divsChild>
        <w:div w:id="2095667664">
          <w:marLeft w:val="1267"/>
          <w:marRight w:val="0"/>
          <w:marTop w:val="0"/>
          <w:marBottom w:val="0"/>
          <w:divBdr>
            <w:top w:val="none" w:sz="0" w:space="0" w:color="auto"/>
            <w:left w:val="none" w:sz="0" w:space="0" w:color="auto"/>
            <w:bottom w:val="none" w:sz="0" w:space="0" w:color="auto"/>
            <w:right w:val="none" w:sz="0" w:space="0" w:color="auto"/>
          </w:divBdr>
        </w:div>
        <w:div w:id="1228421311">
          <w:marLeft w:val="1267"/>
          <w:marRight w:val="0"/>
          <w:marTop w:val="0"/>
          <w:marBottom w:val="0"/>
          <w:divBdr>
            <w:top w:val="none" w:sz="0" w:space="0" w:color="auto"/>
            <w:left w:val="none" w:sz="0" w:space="0" w:color="auto"/>
            <w:bottom w:val="none" w:sz="0" w:space="0" w:color="auto"/>
            <w:right w:val="none" w:sz="0" w:space="0" w:color="auto"/>
          </w:divBdr>
        </w:div>
        <w:div w:id="1430926094">
          <w:marLeft w:val="1267"/>
          <w:marRight w:val="0"/>
          <w:marTop w:val="0"/>
          <w:marBottom w:val="0"/>
          <w:divBdr>
            <w:top w:val="none" w:sz="0" w:space="0" w:color="auto"/>
            <w:left w:val="none" w:sz="0" w:space="0" w:color="auto"/>
            <w:bottom w:val="none" w:sz="0" w:space="0" w:color="auto"/>
            <w:right w:val="none" w:sz="0" w:space="0" w:color="auto"/>
          </w:divBdr>
        </w:div>
        <w:div w:id="827481185">
          <w:marLeft w:val="1267"/>
          <w:marRight w:val="0"/>
          <w:marTop w:val="0"/>
          <w:marBottom w:val="0"/>
          <w:divBdr>
            <w:top w:val="none" w:sz="0" w:space="0" w:color="auto"/>
            <w:left w:val="none" w:sz="0" w:space="0" w:color="auto"/>
            <w:bottom w:val="none" w:sz="0" w:space="0" w:color="auto"/>
            <w:right w:val="none" w:sz="0" w:space="0" w:color="auto"/>
          </w:divBdr>
        </w:div>
      </w:divsChild>
    </w:div>
    <w:div w:id="370034688">
      <w:bodyDiv w:val="1"/>
      <w:marLeft w:val="0"/>
      <w:marRight w:val="0"/>
      <w:marTop w:val="0"/>
      <w:marBottom w:val="0"/>
      <w:divBdr>
        <w:top w:val="none" w:sz="0" w:space="0" w:color="auto"/>
        <w:left w:val="none" w:sz="0" w:space="0" w:color="auto"/>
        <w:bottom w:val="none" w:sz="0" w:space="0" w:color="auto"/>
        <w:right w:val="none" w:sz="0" w:space="0" w:color="auto"/>
      </w:divBdr>
    </w:div>
    <w:div w:id="376667147">
      <w:bodyDiv w:val="1"/>
      <w:marLeft w:val="0"/>
      <w:marRight w:val="0"/>
      <w:marTop w:val="0"/>
      <w:marBottom w:val="0"/>
      <w:divBdr>
        <w:top w:val="none" w:sz="0" w:space="0" w:color="auto"/>
        <w:left w:val="none" w:sz="0" w:space="0" w:color="auto"/>
        <w:bottom w:val="none" w:sz="0" w:space="0" w:color="auto"/>
        <w:right w:val="none" w:sz="0" w:space="0" w:color="auto"/>
      </w:divBdr>
    </w:div>
    <w:div w:id="380517709">
      <w:bodyDiv w:val="1"/>
      <w:marLeft w:val="0"/>
      <w:marRight w:val="0"/>
      <w:marTop w:val="0"/>
      <w:marBottom w:val="0"/>
      <w:divBdr>
        <w:top w:val="none" w:sz="0" w:space="0" w:color="auto"/>
        <w:left w:val="none" w:sz="0" w:space="0" w:color="auto"/>
        <w:bottom w:val="none" w:sz="0" w:space="0" w:color="auto"/>
        <w:right w:val="none" w:sz="0" w:space="0" w:color="auto"/>
      </w:divBdr>
      <w:divsChild>
        <w:div w:id="226576656">
          <w:marLeft w:val="274"/>
          <w:marRight w:val="0"/>
          <w:marTop w:val="0"/>
          <w:marBottom w:val="0"/>
          <w:divBdr>
            <w:top w:val="none" w:sz="0" w:space="0" w:color="auto"/>
            <w:left w:val="none" w:sz="0" w:space="0" w:color="auto"/>
            <w:bottom w:val="none" w:sz="0" w:space="0" w:color="auto"/>
            <w:right w:val="none" w:sz="0" w:space="0" w:color="auto"/>
          </w:divBdr>
        </w:div>
        <w:div w:id="714744314">
          <w:marLeft w:val="274"/>
          <w:marRight w:val="0"/>
          <w:marTop w:val="0"/>
          <w:marBottom w:val="0"/>
          <w:divBdr>
            <w:top w:val="none" w:sz="0" w:space="0" w:color="auto"/>
            <w:left w:val="none" w:sz="0" w:space="0" w:color="auto"/>
            <w:bottom w:val="none" w:sz="0" w:space="0" w:color="auto"/>
            <w:right w:val="none" w:sz="0" w:space="0" w:color="auto"/>
          </w:divBdr>
        </w:div>
        <w:div w:id="1651906079">
          <w:marLeft w:val="274"/>
          <w:marRight w:val="0"/>
          <w:marTop w:val="0"/>
          <w:marBottom w:val="0"/>
          <w:divBdr>
            <w:top w:val="none" w:sz="0" w:space="0" w:color="auto"/>
            <w:left w:val="none" w:sz="0" w:space="0" w:color="auto"/>
            <w:bottom w:val="none" w:sz="0" w:space="0" w:color="auto"/>
            <w:right w:val="none" w:sz="0" w:space="0" w:color="auto"/>
          </w:divBdr>
        </w:div>
        <w:div w:id="1950890218">
          <w:marLeft w:val="274"/>
          <w:marRight w:val="0"/>
          <w:marTop w:val="0"/>
          <w:marBottom w:val="0"/>
          <w:divBdr>
            <w:top w:val="none" w:sz="0" w:space="0" w:color="auto"/>
            <w:left w:val="none" w:sz="0" w:space="0" w:color="auto"/>
            <w:bottom w:val="none" w:sz="0" w:space="0" w:color="auto"/>
            <w:right w:val="none" w:sz="0" w:space="0" w:color="auto"/>
          </w:divBdr>
        </w:div>
        <w:div w:id="1013069197">
          <w:marLeft w:val="274"/>
          <w:marRight w:val="0"/>
          <w:marTop w:val="0"/>
          <w:marBottom w:val="0"/>
          <w:divBdr>
            <w:top w:val="none" w:sz="0" w:space="0" w:color="auto"/>
            <w:left w:val="none" w:sz="0" w:space="0" w:color="auto"/>
            <w:bottom w:val="none" w:sz="0" w:space="0" w:color="auto"/>
            <w:right w:val="none" w:sz="0" w:space="0" w:color="auto"/>
          </w:divBdr>
        </w:div>
        <w:div w:id="1355883775">
          <w:marLeft w:val="274"/>
          <w:marRight w:val="0"/>
          <w:marTop w:val="0"/>
          <w:marBottom w:val="0"/>
          <w:divBdr>
            <w:top w:val="none" w:sz="0" w:space="0" w:color="auto"/>
            <w:left w:val="none" w:sz="0" w:space="0" w:color="auto"/>
            <w:bottom w:val="none" w:sz="0" w:space="0" w:color="auto"/>
            <w:right w:val="none" w:sz="0" w:space="0" w:color="auto"/>
          </w:divBdr>
        </w:div>
        <w:div w:id="1307052714">
          <w:marLeft w:val="274"/>
          <w:marRight w:val="0"/>
          <w:marTop w:val="0"/>
          <w:marBottom w:val="0"/>
          <w:divBdr>
            <w:top w:val="none" w:sz="0" w:space="0" w:color="auto"/>
            <w:left w:val="none" w:sz="0" w:space="0" w:color="auto"/>
            <w:bottom w:val="none" w:sz="0" w:space="0" w:color="auto"/>
            <w:right w:val="none" w:sz="0" w:space="0" w:color="auto"/>
          </w:divBdr>
        </w:div>
      </w:divsChild>
    </w:div>
    <w:div w:id="448009156">
      <w:bodyDiv w:val="1"/>
      <w:marLeft w:val="0"/>
      <w:marRight w:val="0"/>
      <w:marTop w:val="0"/>
      <w:marBottom w:val="0"/>
      <w:divBdr>
        <w:top w:val="none" w:sz="0" w:space="0" w:color="auto"/>
        <w:left w:val="none" w:sz="0" w:space="0" w:color="auto"/>
        <w:bottom w:val="none" w:sz="0" w:space="0" w:color="auto"/>
        <w:right w:val="none" w:sz="0" w:space="0" w:color="auto"/>
      </w:divBdr>
      <w:divsChild>
        <w:div w:id="2087073146">
          <w:marLeft w:val="0"/>
          <w:marRight w:val="0"/>
          <w:marTop w:val="0"/>
          <w:marBottom w:val="0"/>
          <w:divBdr>
            <w:top w:val="none" w:sz="0" w:space="0" w:color="auto"/>
            <w:left w:val="none" w:sz="0" w:space="0" w:color="auto"/>
            <w:bottom w:val="none" w:sz="0" w:space="0" w:color="auto"/>
            <w:right w:val="none" w:sz="0" w:space="0" w:color="auto"/>
          </w:divBdr>
          <w:divsChild>
            <w:div w:id="80101434">
              <w:marLeft w:val="0"/>
              <w:marRight w:val="0"/>
              <w:marTop w:val="0"/>
              <w:marBottom w:val="0"/>
              <w:divBdr>
                <w:top w:val="none" w:sz="0" w:space="0" w:color="auto"/>
                <w:left w:val="none" w:sz="0" w:space="0" w:color="auto"/>
                <w:bottom w:val="none" w:sz="0" w:space="0" w:color="auto"/>
                <w:right w:val="none" w:sz="0" w:space="0" w:color="auto"/>
              </w:divBdr>
              <w:divsChild>
                <w:div w:id="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16134">
      <w:bodyDiv w:val="1"/>
      <w:marLeft w:val="0"/>
      <w:marRight w:val="0"/>
      <w:marTop w:val="0"/>
      <w:marBottom w:val="0"/>
      <w:divBdr>
        <w:top w:val="none" w:sz="0" w:space="0" w:color="auto"/>
        <w:left w:val="none" w:sz="0" w:space="0" w:color="auto"/>
        <w:bottom w:val="none" w:sz="0" w:space="0" w:color="auto"/>
        <w:right w:val="none" w:sz="0" w:space="0" w:color="auto"/>
      </w:divBdr>
      <w:divsChild>
        <w:div w:id="1597400675">
          <w:marLeft w:val="0"/>
          <w:marRight w:val="0"/>
          <w:marTop w:val="0"/>
          <w:marBottom w:val="0"/>
          <w:divBdr>
            <w:top w:val="none" w:sz="0" w:space="0" w:color="auto"/>
            <w:left w:val="none" w:sz="0" w:space="0" w:color="auto"/>
            <w:bottom w:val="none" w:sz="0" w:space="0" w:color="auto"/>
            <w:right w:val="none" w:sz="0" w:space="0" w:color="auto"/>
          </w:divBdr>
          <w:divsChild>
            <w:div w:id="2012489813">
              <w:marLeft w:val="0"/>
              <w:marRight w:val="0"/>
              <w:marTop w:val="0"/>
              <w:marBottom w:val="0"/>
              <w:divBdr>
                <w:top w:val="none" w:sz="0" w:space="0" w:color="auto"/>
                <w:left w:val="none" w:sz="0" w:space="0" w:color="auto"/>
                <w:bottom w:val="none" w:sz="0" w:space="0" w:color="auto"/>
                <w:right w:val="none" w:sz="0" w:space="0" w:color="auto"/>
              </w:divBdr>
              <w:divsChild>
                <w:div w:id="14663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27664">
      <w:bodyDiv w:val="1"/>
      <w:marLeft w:val="0"/>
      <w:marRight w:val="0"/>
      <w:marTop w:val="0"/>
      <w:marBottom w:val="0"/>
      <w:divBdr>
        <w:top w:val="none" w:sz="0" w:space="0" w:color="auto"/>
        <w:left w:val="none" w:sz="0" w:space="0" w:color="auto"/>
        <w:bottom w:val="none" w:sz="0" w:space="0" w:color="auto"/>
        <w:right w:val="none" w:sz="0" w:space="0" w:color="auto"/>
      </w:divBdr>
    </w:div>
    <w:div w:id="523133601">
      <w:bodyDiv w:val="1"/>
      <w:marLeft w:val="0"/>
      <w:marRight w:val="0"/>
      <w:marTop w:val="0"/>
      <w:marBottom w:val="0"/>
      <w:divBdr>
        <w:top w:val="none" w:sz="0" w:space="0" w:color="auto"/>
        <w:left w:val="none" w:sz="0" w:space="0" w:color="auto"/>
        <w:bottom w:val="none" w:sz="0" w:space="0" w:color="auto"/>
        <w:right w:val="none" w:sz="0" w:space="0" w:color="auto"/>
      </w:divBdr>
      <w:divsChild>
        <w:div w:id="110517575">
          <w:marLeft w:val="0"/>
          <w:marRight w:val="0"/>
          <w:marTop w:val="0"/>
          <w:marBottom w:val="0"/>
          <w:divBdr>
            <w:top w:val="none" w:sz="0" w:space="0" w:color="auto"/>
            <w:left w:val="none" w:sz="0" w:space="0" w:color="auto"/>
            <w:bottom w:val="none" w:sz="0" w:space="0" w:color="auto"/>
            <w:right w:val="none" w:sz="0" w:space="0" w:color="auto"/>
          </w:divBdr>
          <w:divsChild>
            <w:div w:id="979961746">
              <w:marLeft w:val="0"/>
              <w:marRight w:val="0"/>
              <w:marTop w:val="0"/>
              <w:marBottom w:val="0"/>
              <w:divBdr>
                <w:top w:val="none" w:sz="0" w:space="0" w:color="auto"/>
                <w:left w:val="none" w:sz="0" w:space="0" w:color="auto"/>
                <w:bottom w:val="none" w:sz="0" w:space="0" w:color="auto"/>
                <w:right w:val="none" w:sz="0" w:space="0" w:color="auto"/>
              </w:divBdr>
              <w:divsChild>
                <w:div w:id="685907909">
                  <w:marLeft w:val="0"/>
                  <w:marRight w:val="0"/>
                  <w:marTop w:val="0"/>
                  <w:marBottom w:val="0"/>
                  <w:divBdr>
                    <w:top w:val="none" w:sz="0" w:space="0" w:color="auto"/>
                    <w:left w:val="none" w:sz="0" w:space="0" w:color="auto"/>
                    <w:bottom w:val="none" w:sz="0" w:space="0" w:color="auto"/>
                    <w:right w:val="none" w:sz="0" w:space="0" w:color="auto"/>
                  </w:divBdr>
                </w:div>
                <w:div w:id="1283223467">
                  <w:marLeft w:val="0"/>
                  <w:marRight w:val="0"/>
                  <w:marTop w:val="0"/>
                  <w:marBottom w:val="0"/>
                  <w:divBdr>
                    <w:top w:val="none" w:sz="0" w:space="0" w:color="auto"/>
                    <w:left w:val="none" w:sz="0" w:space="0" w:color="auto"/>
                    <w:bottom w:val="none" w:sz="0" w:space="0" w:color="auto"/>
                    <w:right w:val="none" w:sz="0" w:space="0" w:color="auto"/>
                  </w:divBdr>
                </w:div>
                <w:div w:id="163470664">
                  <w:marLeft w:val="0"/>
                  <w:marRight w:val="0"/>
                  <w:marTop w:val="0"/>
                  <w:marBottom w:val="0"/>
                  <w:divBdr>
                    <w:top w:val="none" w:sz="0" w:space="0" w:color="auto"/>
                    <w:left w:val="none" w:sz="0" w:space="0" w:color="auto"/>
                    <w:bottom w:val="none" w:sz="0" w:space="0" w:color="auto"/>
                    <w:right w:val="none" w:sz="0" w:space="0" w:color="auto"/>
                  </w:divBdr>
                  <w:divsChild>
                    <w:div w:id="3064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11656">
      <w:bodyDiv w:val="1"/>
      <w:marLeft w:val="0"/>
      <w:marRight w:val="0"/>
      <w:marTop w:val="0"/>
      <w:marBottom w:val="0"/>
      <w:divBdr>
        <w:top w:val="none" w:sz="0" w:space="0" w:color="auto"/>
        <w:left w:val="none" w:sz="0" w:space="0" w:color="auto"/>
        <w:bottom w:val="none" w:sz="0" w:space="0" w:color="auto"/>
        <w:right w:val="none" w:sz="0" w:space="0" w:color="auto"/>
      </w:divBdr>
    </w:div>
    <w:div w:id="636686644">
      <w:bodyDiv w:val="1"/>
      <w:marLeft w:val="0"/>
      <w:marRight w:val="0"/>
      <w:marTop w:val="0"/>
      <w:marBottom w:val="0"/>
      <w:divBdr>
        <w:top w:val="none" w:sz="0" w:space="0" w:color="auto"/>
        <w:left w:val="none" w:sz="0" w:space="0" w:color="auto"/>
        <w:bottom w:val="none" w:sz="0" w:space="0" w:color="auto"/>
        <w:right w:val="none" w:sz="0" w:space="0" w:color="auto"/>
      </w:divBdr>
    </w:div>
    <w:div w:id="693267937">
      <w:bodyDiv w:val="1"/>
      <w:marLeft w:val="0"/>
      <w:marRight w:val="0"/>
      <w:marTop w:val="0"/>
      <w:marBottom w:val="0"/>
      <w:divBdr>
        <w:top w:val="none" w:sz="0" w:space="0" w:color="auto"/>
        <w:left w:val="none" w:sz="0" w:space="0" w:color="auto"/>
        <w:bottom w:val="none" w:sz="0" w:space="0" w:color="auto"/>
        <w:right w:val="none" w:sz="0" w:space="0" w:color="auto"/>
      </w:divBdr>
    </w:div>
    <w:div w:id="735200342">
      <w:bodyDiv w:val="1"/>
      <w:marLeft w:val="0"/>
      <w:marRight w:val="0"/>
      <w:marTop w:val="0"/>
      <w:marBottom w:val="0"/>
      <w:divBdr>
        <w:top w:val="none" w:sz="0" w:space="0" w:color="auto"/>
        <w:left w:val="none" w:sz="0" w:space="0" w:color="auto"/>
        <w:bottom w:val="none" w:sz="0" w:space="0" w:color="auto"/>
        <w:right w:val="none" w:sz="0" w:space="0" w:color="auto"/>
      </w:divBdr>
    </w:div>
    <w:div w:id="769663096">
      <w:bodyDiv w:val="1"/>
      <w:marLeft w:val="0"/>
      <w:marRight w:val="0"/>
      <w:marTop w:val="0"/>
      <w:marBottom w:val="0"/>
      <w:divBdr>
        <w:top w:val="none" w:sz="0" w:space="0" w:color="auto"/>
        <w:left w:val="none" w:sz="0" w:space="0" w:color="auto"/>
        <w:bottom w:val="none" w:sz="0" w:space="0" w:color="auto"/>
        <w:right w:val="none" w:sz="0" w:space="0" w:color="auto"/>
      </w:divBdr>
    </w:div>
    <w:div w:id="817383128">
      <w:bodyDiv w:val="1"/>
      <w:marLeft w:val="0"/>
      <w:marRight w:val="0"/>
      <w:marTop w:val="0"/>
      <w:marBottom w:val="0"/>
      <w:divBdr>
        <w:top w:val="none" w:sz="0" w:space="0" w:color="auto"/>
        <w:left w:val="none" w:sz="0" w:space="0" w:color="auto"/>
        <w:bottom w:val="none" w:sz="0" w:space="0" w:color="auto"/>
        <w:right w:val="none" w:sz="0" w:space="0" w:color="auto"/>
      </w:divBdr>
      <w:divsChild>
        <w:div w:id="180701117">
          <w:marLeft w:val="360"/>
          <w:marRight w:val="0"/>
          <w:marTop w:val="0"/>
          <w:marBottom w:val="0"/>
          <w:divBdr>
            <w:top w:val="none" w:sz="0" w:space="0" w:color="auto"/>
            <w:left w:val="none" w:sz="0" w:space="0" w:color="auto"/>
            <w:bottom w:val="none" w:sz="0" w:space="0" w:color="auto"/>
            <w:right w:val="none" w:sz="0" w:space="0" w:color="auto"/>
          </w:divBdr>
        </w:div>
      </w:divsChild>
    </w:div>
    <w:div w:id="822550914">
      <w:bodyDiv w:val="1"/>
      <w:marLeft w:val="0"/>
      <w:marRight w:val="0"/>
      <w:marTop w:val="0"/>
      <w:marBottom w:val="0"/>
      <w:divBdr>
        <w:top w:val="none" w:sz="0" w:space="0" w:color="auto"/>
        <w:left w:val="none" w:sz="0" w:space="0" w:color="auto"/>
        <w:bottom w:val="none" w:sz="0" w:space="0" w:color="auto"/>
        <w:right w:val="none" w:sz="0" w:space="0" w:color="auto"/>
      </w:divBdr>
    </w:div>
    <w:div w:id="824711004">
      <w:bodyDiv w:val="1"/>
      <w:marLeft w:val="0"/>
      <w:marRight w:val="0"/>
      <w:marTop w:val="0"/>
      <w:marBottom w:val="0"/>
      <w:divBdr>
        <w:top w:val="none" w:sz="0" w:space="0" w:color="auto"/>
        <w:left w:val="none" w:sz="0" w:space="0" w:color="auto"/>
        <w:bottom w:val="none" w:sz="0" w:space="0" w:color="auto"/>
        <w:right w:val="none" w:sz="0" w:space="0" w:color="auto"/>
      </w:divBdr>
      <w:divsChild>
        <w:div w:id="1215433828">
          <w:marLeft w:val="1987"/>
          <w:marRight w:val="0"/>
          <w:marTop w:val="68"/>
          <w:marBottom w:val="0"/>
          <w:divBdr>
            <w:top w:val="none" w:sz="0" w:space="0" w:color="auto"/>
            <w:left w:val="none" w:sz="0" w:space="0" w:color="auto"/>
            <w:bottom w:val="none" w:sz="0" w:space="0" w:color="auto"/>
            <w:right w:val="none" w:sz="0" w:space="0" w:color="auto"/>
          </w:divBdr>
        </w:div>
        <w:div w:id="851920599">
          <w:marLeft w:val="1987"/>
          <w:marRight w:val="0"/>
          <w:marTop w:val="68"/>
          <w:marBottom w:val="0"/>
          <w:divBdr>
            <w:top w:val="none" w:sz="0" w:space="0" w:color="auto"/>
            <w:left w:val="none" w:sz="0" w:space="0" w:color="auto"/>
            <w:bottom w:val="none" w:sz="0" w:space="0" w:color="auto"/>
            <w:right w:val="none" w:sz="0" w:space="0" w:color="auto"/>
          </w:divBdr>
        </w:div>
        <w:div w:id="1995914402">
          <w:marLeft w:val="1987"/>
          <w:marRight w:val="0"/>
          <w:marTop w:val="68"/>
          <w:marBottom w:val="0"/>
          <w:divBdr>
            <w:top w:val="none" w:sz="0" w:space="0" w:color="auto"/>
            <w:left w:val="none" w:sz="0" w:space="0" w:color="auto"/>
            <w:bottom w:val="none" w:sz="0" w:space="0" w:color="auto"/>
            <w:right w:val="none" w:sz="0" w:space="0" w:color="auto"/>
          </w:divBdr>
        </w:div>
        <w:div w:id="1851286276">
          <w:marLeft w:val="1987"/>
          <w:marRight w:val="0"/>
          <w:marTop w:val="68"/>
          <w:marBottom w:val="0"/>
          <w:divBdr>
            <w:top w:val="none" w:sz="0" w:space="0" w:color="auto"/>
            <w:left w:val="none" w:sz="0" w:space="0" w:color="auto"/>
            <w:bottom w:val="none" w:sz="0" w:space="0" w:color="auto"/>
            <w:right w:val="none" w:sz="0" w:space="0" w:color="auto"/>
          </w:divBdr>
        </w:div>
      </w:divsChild>
    </w:div>
    <w:div w:id="852770659">
      <w:bodyDiv w:val="1"/>
      <w:marLeft w:val="0"/>
      <w:marRight w:val="0"/>
      <w:marTop w:val="0"/>
      <w:marBottom w:val="0"/>
      <w:divBdr>
        <w:top w:val="none" w:sz="0" w:space="0" w:color="auto"/>
        <w:left w:val="none" w:sz="0" w:space="0" w:color="auto"/>
        <w:bottom w:val="none" w:sz="0" w:space="0" w:color="auto"/>
        <w:right w:val="none" w:sz="0" w:space="0" w:color="auto"/>
      </w:divBdr>
    </w:div>
    <w:div w:id="872883421">
      <w:bodyDiv w:val="1"/>
      <w:marLeft w:val="0"/>
      <w:marRight w:val="0"/>
      <w:marTop w:val="0"/>
      <w:marBottom w:val="0"/>
      <w:divBdr>
        <w:top w:val="none" w:sz="0" w:space="0" w:color="auto"/>
        <w:left w:val="none" w:sz="0" w:space="0" w:color="auto"/>
        <w:bottom w:val="none" w:sz="0" w:space="0" w:color="auto"/>
        <w:right w:val="none" w:sz="0" w:space="0" w:color="auto"/>
      </w:divBdr>
    </w:div>
    <w:div w:id="933785947">
      <w:bodyDiv w:val="1"/>
      <w:marLeft w:val="0"/>
      <w:marRight w:val="0"/>
      <w:marTop w:val="0"/>
      <w:marBottom w:val="0"/>
      <w:divBdr>
        <w:top w:val="none" w:sz="0" w:space="0" w:color="auto"/>
        <w:left w:val="none" w:sz="0" w:space="0" w:color="auto"/>
        <w:bottom w:val="none" w:sz="0" w:space="0" w:color="auto"/>
        <w:right w:val="none" w:sz="0" w:space="0" w:color="auto"/>
      </w:divBdr>
      <w:divsChild>
        <w:div w:id="34353655">
          <w:marLeft w:val="1267"/>
          <w:marRight w:val="0"/>
          <w:marTop w:val="0"/>
          <w:marBottom w:val="0"/>
          <w:divBdr>
            <w:top w:val="none" w:sz="0" w:space="0" w:color="auto"/>
            <w:left w:val="none" w:sz="0" w:space="0" w:color="auto"/>
            <w:bottom w:val="none" w:sz="0" w:space="0" w:color="auto"/>
            <w:right w:val="none" w:sz="0" w:space="0" w:color="auto"/>
          </w:divBdr>
        </w:div>
        <w:div w:id="1387989358">
          <w:marLeft w:val="1267"/>
          <w:marRight w:val="0"/>
          <w:marTop w:val="0"/>
          <w:marBottom w:val="0"/>
          <w:divBdr>
            <w:top w:val="none" w:sz="0" w:space="0" w:color="auto"/>
            <w:left w:val="none" w:sz="0" w:space="0" w:color="auto"/>
            <w:bottom w:val="none" w:sz="0" w:space="0" w:color="auto"/>
            <w:right w:val="none" w:sz="0" w:space="0" w:color="auto"/>
          </w:divBdr>
        </w:div>
        <w:div w:id="992030371">
          <w:marLeft w:val="1267"/>
          <w:marRight w:val="0"/>
          <w:marTop w:val="0"/>
          <w:marBottom w:val="0"/>
          <w:divBdr>
            <w:top w:val="none" w:sz="0" w:space="0" w:color="auto"/>
            <w:left w:val="none" w:sz="0" w:space="0" w:color="auto"/>
            <w:bottom w:val="none" w:sz="0" w:space="0" w:color="auto"/>
            <w:right w:val="none" w:sz="0" w:space="0" w:color="auto"/>
          </w:divBdr>
        </w:div>
        <w:div w:id="143283958">
          <w:marLeft w:val="1267"/>
          <w:marRight w:val="0"/>
          <w:marTop w:val="0"/>
          <w:marBottom w:val="0"/>
          <w:divBdr>
            <w:top w:val="none" w:sz="0" w:space="0" w:color="auto"/>
            <w:left w:val="none" w:sz="0" w:space="0" w:color="auto"/>
            <w:bottom w:val="none" w:sz="0" w:space="0" w:color="auto"/>
            <w:right w:val="none" w:sz="0" w:space="0" w:color="auto"/>
          </w:divBdr>
        </w:div>
      </w:divsChild>
    </w:div>
    <w:div w:id="939334650">
      <w:bodyDiv w:val="1"/>
      <w:marLeft w:val="0"/>
      <w:marRight w:val="0"/>
      <w:marTop w:val="0"/>
      <w:marBottom w:val="0"/>
      <w:divBdr>
        <w:top w:val="none" w:sz="0" w:space="0" w:color="auto"/>
        <w:left w:val="none" w:sz="0" w:space="0" w:color="auto"/>
        <w:bottom w:val="none" w:sz="0" w:space="0" w:color="auto"/>
        <w:right w:val="none" w:sz="0" w:space="0" w:color="auto"/>
      </w:divBdr>
    </w:div>
    <w:div w:id="976570952">
      <w:bodyDiv w:val="1"/>
      <w:marLeft w:val="0"/>
      <w:marRight w:val="0"/>
      <w:marTop w:val="0"/>
      <w:marBottom w:val="0"/>
      <w:divBdr>
        <w:top w:val="none" w:sz="0" w:space="0" w:color="auto"/>
        <w:left w:val="none" w:sz="0" w:space="0" w:color="auto"/>
        <w:bottom w:val="none" w:sz="0" w:space="0" w:color="auto"/>
        <w:right w:val="none" w:sz="0" w:space="0" w:color="auto"/>
      </w:divBdr>
    </w:div>
    <w:div w:id="987711326">
      <w:bodyDiv w:val="1"/>
      <w:marLeft w:val="0"/>
      <w:marRight w:val="0"/>
      <w:marTop w:val="0"/>
      <w:marBottom w:val="0"/>
      <w:divBdr>
        <w:top w:val="none" w:sz="0" w:space="0" w:color="auto"/>
        <w:left w:val="none" w:sz="0" w:space="0" w:color="auto"/>
        <w:bottom w:val="none" w:sz="0" w:space="0" w:color="auto"/>
        <w:right w:val="none" w:sz="0" w:space="0" w:color="auto"/>
      </w:divBdr>
    </w:div>
    <w:div w:id="1055616258">
      <w:bodyDiv w:val="1"/>
      <w:marLeft w:val="0"/>
      <w:marRight w:val="0"/>
      <w:marTop w:val="0"/>
      <w:marBottom w:val="0"/>
      <w:divBdr>
        <w:top w:val="none" w:sz="0" w:space="0" w:color="auto"/>
        <w:left w:val="none" w:sz="0" w:space="0" w:color="auto"/>
        <w:bottom w:val="none" w:sz="0" w:space="0" w:color="auto"/>
        <w:right w:val="none" w:sz="0" w:space="0" w:color="auto"/>
      </w:divBdr>
    </w:div>
    <w:div w:id="1080558714">
      <w:bodyDiv w:val="1"/>
      <w:marLeft w:val="0"/>
      <w:marRight w:val="0"/>
      <w:marTop w:val="0"/>
      <w:marBottom w:val="0"/>
      <w:divBdr>
        <w:top w:val="none" w:sz="0" w:space="0" w:color="auto"/>
        <w:left w:val="none" w:sz="0" w:space="0" w:color="auto"/>
        <w:bottom w:val="none" w:sz="0" w:space="0" w:color="auto"/>
        <w:right w:val="none" w:sz="0" w:space="0" w:color="auto"/>
      </w:divBdr>
    </w:div>
    <w:div w:id="1104231567">
      <w:bodyDiv w:val="1"/>
      <w:marLeft w:val="0"/>
      <w:marRight w:val="0"/>
      <w:marTop w:val="0"/>
      <w:marBottom w:val="0"/>
      <w:divBdr>
        <w:top w:val="none" w:sz="0" w:space="0" w:color="auto"/>
        <w:left w:val="none" w:sz="0" w:space="0" w:color="auto"/>
        <w:bottom w:val="none" w:sz="0" w:space="0" w:color="auto"/>
        <w:right w:val="none" w:sz="0" w:space="0" w:color="auto"/>
      </w:divBdr>
      <w:divsChild>
        <w:div w:id="920338126">
          <w:marLeft w:val="274"/>
          <w:marRight w:val="0"/>
          <w:marTop w:val="0"/>
          <w:marBottom w:val="120"/>
          <w:divBdr>
            <w:top w:val="none" w:sz="0" w:space="0" w:color="auto"/>
            <w:left w:val="none" w:sz="0" w:space="0" w:color="auto"/>
            <w:bottom w:val="none" w:sz="0" w:space="0" w:color="auto"/>
            <w:right w:val="none" w:sz="0" w:space="0" w:color="auto"/>
          </w:divBdr>
        </w:div>
        <w:div w:id="2063751144">
          <w:marLeft w:val="274"/>
          <w:marRight w:val="0"/>
          <w:marTop w:val="0"/>
          <w:marBottom w:val="120"/>
          <w:divBdr>
            <w:top w:val="none" w:sz="0" w:space="0" w:color="auto"/>
            <w:left w:val="none" w:sz="0" w:space="0" w:color="auto"/>
            <w:bottom w:val="none" w:sz="0" w:space="0" w:color="auto"/>
            <w:right w:val="none" w:sz="0" w:space="0" w:color="auto"/>
          </w:divBdr>
        </w:div>
        <w:div w:id="871766680">
          <w:marLeft w:val="274"/>
          <w:marRight w:val="0"/>
          <w:marTop w:val="0"/>
          <w:marBottom w:val="120"/>
          <w:divBdr>
            <w:top w:val="none" w:sz="0" w:space="0" w:color="auto"/>
            <w:left w:val="none" w:sz="0" w:space="0" w:color="auto"/>
            <w:bottom w:val="none" w:sz="0" w:space="0" w:color="auto"/>
            <w:right w:val="none" w:sz="0" w:space="0" w:color="auto"/>
          </w:divBdr>
        </w:div>
      </w:divsChild>
    </w:div>
    <w:div w:id="1118796313">
      <w:bodyDiv w:val="1"/>
      <w:marLeft w:val="0"/>
      <w:marRight w:val="0"/>
      <w:marTop w:val="0"/>
      <w:marBottom w:val="0"/>
      <w:divBdr>
        <w:top w:val="none" w:sz="0" w:space="0" w:color="auto"/>
        <w:left w:val="none" w:sz="0" w:space="0" w:color="auto"/>
        <w:bottom w:val="none" w:sz="0" w:space="0" w:color="auto"/>
        <w:right w:val="none" w:sz="0" w:space="0" w:color="auto"/>
      </w:divBdr>
    </w:div>
    <w:div w:id="1163426281">
      <w:bodyDiv w:val="1"/>
      <w:marLeft w:val="0"/>
      <w:marRight w:val="0"/>
      <w:marTop w:val="0"/>
      <w:marBottom w:val="0"/>
      <w:divBdr>
        <w:top w:val="none" w:sz="0" w:space="0" w:color="auto"/>
        <w:left w:val="none" w:sz="0" w:space="0" w:color="auto"/>
        <w:bottom w:val="none" w:sz="0" w:space="0" w:color="auto"/>
        <w:right w:val="none" w:sz="0" w:space="0" w:color="auto"/>
      </w:divBdr>
      <w:divsChild>
        <w:div w:id="406223959">
          <w:marLeft w:val="0"/>
          <w:marRight w:val="0"/>
          <w:marTop w:val="0"/>
          <w:marBottom w:val="0"/>
          <w:divBdr>
            <w:top w:val="none" w:sz="0" w:space="0" w:color="auto"/>
            <w:left w:val="none" w:sz="0" w:space="0" w:color="auto"/>
            <w:bottom w:val="none" w:sz="0" w:space="0" w:color="auto"/>
            <w:right w:val="none" w:sz="0" w:space="0" w:color="auto"/>
          </w:divBdr>
          <w:divsChild>
            <w:div w:id="1172912373">
              <w:marLeft w:val="0"/>
              <w:marRight w:val="0"/>
              <w:marTop w:val="0"/>
              <w:marBottom w:val="0"/>
              <w:divBdr>
                <w:top w:val="none" w:sz="0" w:space="0" w:color="auto"/>
                <w:left w:val="none" w:sz="0" w:space="0" w:color="auto"/>
                <w:bottom w:val="none" w:sz="0" w:space="0" w:color="auto"/>
                <w:right w:val="none" w:sz="0" w:space="0" w:color="auto"/>
              </w:divBdr>
              <w:divsChild>
                <w:div w:id="1908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4854">
      <w:bodyDiv w:val="1"/>
      <w:marLeft w:val="0"/>
      <w:marRight w:val="0"/>
      <w:marTop w:val="0"/>
      <w:marBottom w:val="0"/>
      <w:divBdr>
        <w:top w:val="none" w:sz="0" w:space="0" w:color="auto"/>
        <w:left w:val="none" w:sz="0" w:space="0" w:color="auto"/>
        <w:bottom w:val="none" w:sz="0" w:space="0" w:color="auto"/>
        <w:right w:val="none" w:sz="0" w:space="0" w:color="auto"/>
      </w:divBdr>
    </w:div>
    <w:div w:id="1256134232">
      <w:bodyDiv w:val="1"/>
      <w:marLeft w:val="0"/>
      <w:marRight w:val="0"/>
      <w:marTop w:val="0"/>
      <w:marBottom w:val="0"/>
      <w:divBdr>
        <w:top w:val="none" w:sz="0" w:space="0" w:color="auto"/>
        <w:left w:val="none" w:sz="0" w:space="0" w:color="auto"/>
        <w:bottom w:val="none" w:sz="0" w:space="0" w:color="auto"/>
        <w:right w:val="none" w:sz="0" w:space="0" w:color="auto"/>
      </w:divBdr>
      <w:divsChild>
        <w:div w:id="1108626318">
          <w:marLeft w:val="274"/>
          <w:marRight w:val="0"/>
          <w:marTop w:val="0"/>
          <w:marBottom w:val="0"/>
          <w:divBdr>
            <w:top w:val="none" w:sz="0" w:space="0" w:color="auto"/>
            <w:left w:val="none" w:sz="0" w:space="0" w:color="auto"/>
            <w:bottom w:val="none" w:sz="0" w:space="0" w:color="auto"/>
            <w:right w:val="none" w:sz="0" w:space="0" w:color="auto"/>
          </w:divBdr>
        </w:div>
        <w:div w:id="229731804">
          <w:marLeft w:val="274"/>
          <w:marRight w:val="0"/>
          <w:marTop w:val="0"/>
          <w:marBottom w:val="0"/>
          <w:divBdr>
            <w:top w:val="none" w:sz="0" w:space="0" w:color="auto"/>
            <w:left w:val="none" w:sz="0" w:space="0" w:color="auto"/>
            <w:bottom w:val="none" w:sz="0" w:space="0" w:color="auto"/>
            <w:right w:val="none" w:sz="0" w:space="0" w:color="auto"/>
          </w:divBdr>
        </w:div>
        <w:div w:id="735665945">
          <w:marLeft w:val="274"/>
          <w:marRight w:val="0"/>
          <w:marTop w:val="0"/>
          <w:marBottom w:val="0"/>
          <w:divBdr>
            <w:top w:val="none" w:sz="0" w:space="0" w:color="auto"/>
            <w:left w:val="none" w:sz="0" w:space="0" w:color="auto"/>
            <w:bottom w:val="none" w:sz="0" w:space="0" w:color="auto"/>
            <w:right w:val="none" w:sz="0" w:space="0" w:color="auto"/>
          </w:divBdr>
        </w:div>
        <w:div w:id="2115708736">
          <w:marLeft w:val="274"/>
          <w:marRight w:val="0"/>
          <w:marTop w:val="0"/>
          <w:marBottom w:val="0"/>
          <w:divBdr>
            <w:top w:val="none" w:sz="0" w:space="0" w:color="auto"/>
            <w:left w:val="none" w:sz="0" w:space="0" w:color="auto"/>
            <w:bottom w:val="none" w:sz="0" w:space="0" w:color="auto"/>
            <w:right w:val="none" w:sz="0" w:space="0" w:color="auto"/>
          </w:divBdr>
        </w:div>
        <w:div w:id="653606119">
          <w:marLeft w:val="274"/>
          <w:marRight w:val="0"/>
          <w:marTop w:val="0"/>
          <w:marBottom w:val="0"/>
          <w:divBdr>
            <w:top w:val="none" w:sz="0" w:space="0" w:color="auto"/>
            <w:left w:val="none" w:sz="0" w:space="0" w:color="auto"/>
            <w:bottom w:val="none" w:sz="0" w:space="0" w:color="auto"/>
            <w:right w:val="none" w:sz="0" w:space="0" w:color="auto"/>
          </w:divBdr>
        </w:div>
        <w:div w:id="1292898702">
          <w:marLeft w:val="274"/>
          <w:marRight w:val="0"/>
          <w:marTop w:val="0"/>
          <w:marBottom w:val="0"/>
          <w:divBdr>
            <w:top w:val="none" w:sz="0" w:space="0" w:color="auto"/>
            <w:left w:val="none" w:sz="0" w:space="0" w:color="auto"/>
            <w:bottom w:val="none" w:sz="0" w:space="0" w:color="auto"/>
            <w:right w:val="none" w:sz="0" w:space="0" w:color="auto"/>
          </w:divBdr>
        </w:div>
        <w:div w:id="39479664">
          <w:marLeft w:val="274"/>
          <w:marRight w:val="0"/>
          <w:marTop w:val="0"/>
          <w:marBottom w:val="0"/>
          <w:divBdr>
            <w:top w:val="none" w:sz="0" w:space="0" w:color="auto"/>
            <w:left w:val="none" w:sz="0" w:space="0" w:color="auto"/>
            <w:bottom w:val="none" w:sz="0" w:space="0" w:color="auto"/>
            <w:right w:val="none" w:sz="0" w:space="0" w:color="auto"/>
          </w:divBdr>
        </w:div>
      </w:divsChild>
    </w:div>
    <w:div w:id="1348018812">
      <w:bodyDiv w:val="1"/>
      <w:marLeft w:val="0"/>
      <w:marRight w:val="0"/>
      <w:marTop w:val="0"/>
      <w:marBottom w:val="0"/>
      <w:divBdr>
        <w:top w:val="none" w:sz="0" w:space="0" w:color="auto"/>
        <w:left w:val="none" w:sz="0" w:space="0" w:color="auto"/>
        <w:bottom w:val="none" w:sz="0" w:space="0" w:color="auto"/>
        <w:right w:val="none" w:sz="0" w:space="0" w:color="auto"/>
      </w:divBdr>
    </w:div>
    <w:div w:id="1504393683">
      <w:bodyDiv w:val="1"/>
      <w:marLeft w:val="0"/>
      <w:marRight w:val="0"/>
      <w:marTop w:val="0"/>
      <w:marBottom w:val="0"/>
      <w:divBdr>
        <w:top w:val="none" w:sz="0" w:space="0" w:color="auto"/>
        <w:left w:val="none" w:sz="0" w:space="0" w:color="auto"/>
        <w:bottom w:val="none" w:sz="0" w:space="0" w:color="auto"/>
        <w:right w:val="none" w:sz="0" w:space="0" w:color="auto"/>
      </w:divBdr>
      <w:divsChild>
        <w:div w:id="1982223969">
          <w:marLeft w:val="0"/>
          <w:marRight w:val="0"/>
          <w:marTop w:val="0"/>
          <w:marBottom w:val="0"/>
          <w:divBdr>
            <w:top w:val="none" w:sz="0" w:space="0" w:color="auto"/>
            <w:left w:val="none" w:sz="0" w:space="0" w:color="auto"/>
            <w:bottom w:val="none" w:sz="0" w:space="0" w:color="auto"/>
            <w:right w:val="none" w:sz="0" w:space="0" w:color="auto"/>
          </w:divBdr>
          <w:divsChild>
            <w:div w:id="493763081">
              <w:marLeft w:val="0"/>
              <w:marRight w:val="0"/>
              <w:marTop w:val="0"/>
              <w:marBottom w:val="0"/>
              <w:divBdr>
                <w:top w:val="none" w:sz="0" w:space="0" w:color="auto"/>
                <w:left w:val="none" w:sz="0" w:space="0" w:color="auto"/>
                <w:bottom w:val="none" w:sz="0" w:space="0" w:color="auto"/>
                <w:right w:val="none" w:sz="0" w:space="0" w:color="auto"/>
              </w:divBdr>
              <w:divsChild>
                <w:div w:id="7633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0127">
      <w:bodyDiv w:val="1"/>
      <w:marLeft w:val="0"/>
      <w:marRight w:val="0"/>
      <w:marTop w:val="0"/>
      <w:marBottom w:val="0"/>
      <w:divBdr>
        <w:top w:val="none" w:sz="0" w:space="0" w:color="auto"/>
        <w:left w:val="none" w:sz="0" w:space="0" w:color="auto"/>
        <w:bottom w:val="none" w:sz="0" w:space="0" w:color="auto"/>
        <w:right w:val="none" w:sz="0" w:space="0" w:color="auto"/>
      </w:divBdr>
    </w:div>
    <w:div w:id="1565021388">
      <w:bodyDiv w:val="1"/>
      <w:marLeft w:val="0"/>
      <w:marRight w:val="0"/>
      <w:marTop w:val="0"/>
      <w:marBottom w:val="0"/>
      <w:divBdr>
        <w:top w:val="none" w:sz="0" w:space="0" w:color="auto"/>
        <w:left w:val="none" w:sz="0" w:space="0" w:color="auto"/>
        <w:bottom w:val="none" w:sz="0" w:space="0" w:color="auto"/>
        <w:right w:val="none" w:sz="0" w:space="0" w:color="auto"/>
      </w:divBdr>
    </w:div>
    <w:div w:id="1592615465">
      <w:bodyDiv w:val="1"/>
      <w:marLeft w:val="0"/>
      <w:marRight w:val="0"/>
      <w:marTop w:val="0"/>
      <w:marBottom w:val="0"/>
      <w:divBdr>
        <w:top w:val="none" w:sz="0" w:space="0" w:color="auto"/>
        <w:left w:val="none" w:sz="0" w:space="0" w:color="auto"/>
        <w:bottom w:val="none" w:sz="0" w:space="0" w:color="auto"/>
        <w:right w:val="none" w:sz="0" w:space="0" w:color="auto"/>
      </w:divBdr>
    </w:div>
    <w:div w:id="1635335246">
      <w:bodyDiv w:val="1"/>
      <w:marLeft w:val="0"/>
      <w:marRight w:val="0"/>
      <w:marTop w:val="0"/>
      <w:marBottom w:val="0"/>
      <w:divBdr>
        <w:top w:val="none" w:sz="0" w:space="0" w:color="auto"/>
        <w:left w:val="none" w:sz="0" w:space="0" w:color="auto"/>
        <w:bottom w:val="none" w:sz="0" w:space="0" w:color="auto"/>
        <w:right w:val="none" w:sz="0" w:space="0" w:color="auto"/>
      </w:divBdr>
      <w:divsChild>
        <w:div w:id="2073042145">
          <w:marLeft w:val="0"/>
          <w:marRight w:val="0"/>
          <w:marTop w:val="0"/>
          <w:marBottom w:val="0"/>
          <w:divBdr>
            <w:top w:val="none" w:sz="0" w:space="0" w:color="auto"/>
            <w:left w:val="none" w:sz="0" w:space="0" w:color="auto"/>
            <w:bottom w:val="none" w:sz="0" w:space="0" w:color="auto"/>
            <w:right w:val="none" w:sz="0" w:space="0" w:color="auto"/>
          </w:divBdr>
          <w:divsChild>
            <w:div w:id="1892887458">
              <w:marLeft w:val="0"/>
              <w:marRight w:val="0"/>
              <w:marTop w:val="0"/>
              <w:marBottom w:val="0"/>
              <w:divBdr>
                <w:top w:val="none" w:sz="0" w:space="0" w:color="auto"/>
                <w:left w:val="none" w:sz="0" w:space="0" w:color="auto"/>
                <w:bottom w:val="none" w:sz="0" w:space="0" w:color="auto"/>
                <w:right w:val="none" w:sz="0" w:space="0" w:color="auto"/>
              </w:divBdr>
              <w:divsChild>
                <w:div w:id="18937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102476">
      <w:bodyDiv w:val="1"/>
      <w:marLeft w:val="0"/>
      <w:marRight w:val="0"/>
      <w:marTop w:val="0"/>
      <w:marBottom w:val="0"/>
      <w:divBdr>
        <w:top w:val="none" w:sz="0" w:space="0" w:color="auto"/>
        <w:left w:val="none" w:sz="0" w:space="0" w:color="auto"/>
        <w:bottom w:val="none" w:sz="0" w:space="0" w:color="auto"/>
        <w:right w:val="none" w:sz="0" w:space="0" w:color="auto"/>
      </w:divBdr>
    </w:div>
    <w:div w:id="1750611171">
      <w:bodyDiv w:val="1"/>
      <w:marLeft w:val="0"/>
      <w:marRight w:val="0"/>
      <w:marTop w:val="0"/>
      <w:marBottom w:val="0"/>
      <w:divBdr>
        <w:top w:val="none" w:sz="0" w:space="0" w:color="auto"/>
        <w:left w:val="none" w:sz="0" w:space="0" w:color="auto"/>
        <w:bottom w:val="none" w:sz="0" w:space="0" w:color="auto"/>
        <w:right w:val="none" w:sz="0" w:space="0" w:color="auto"/>
      </w:divBdr>
    </w:div>
    <w:div w:id="1773474854">
      <w:bodyDiv w:val="1"/>
      <w:marLeft w:val="0"/>
      <w:marRight w:val="0"/>
      <w:marTop w:val="0"/>
      <w:marBottom w:val="0"/>
      <w:divBdr>
        <w:top w:val="none" w:sz="0" w:space="0" w:color="auto"/>
        <w:left w:val="none" w:sz="0" w:space="0" w:color="auto"/>
        <w:bottom w:val="none" w:sz="0" w:space="0" w:color="auto"/>
        <w:right w:val="none" w:sz="0" w:space="0" w:color="auto"/>
      </w:divBdr>
      <w:divsChild>
        <w:div w:id="806631918">
          <w:marLeft w:val="446"/>
          <w:marRight w:val="0"/>
          <w:marTop w:val="0"/>
          <w:marBottom w:val="0"/>
          <w:divBdr>
            <w:top w:val="none" w:sz="0" w:space="0" w:color="auto"/>
            <w:left w:val="none" w:sz="0" w:space="0" w:color="auto"/>
            <w:bottom w:val="none" w:sz="0" w:space="0" w:color="auto"/>
            <w:right w:val="none" w:sz="0" w:space="0" w:color="auto"/>
          </w:divBdr>
        </w:div>
        <w:div w:id="868300489">
          <w:marLeft w:val="446"/>
          <w:marRight w:val="0"/>
          <w:marTop w:val="0"/>
          <w:marBottom w:val="0"/>
          <w:divBdr>
            <w:top w:val="none" w:sz="0" w:space="0" w:color="auto"/>
            <w:left w:val="none" w:sz="0" w:space="0" w:color="auto"/>
            <w:bottom w:val="none" w:sz="0" w:space="0" w:color="auto"/>
            <w:right w:val="none" w:sz="0" w:space="0" w:color="auto"/>
          </w:divBdr>
        </w:div>
        <w:div w:id="1389187874">
          <w:marLeft w:val="446"/>
          <w:marRight w:val="0"/>
          <w:marTop w:val="0"/>
          <w:marBottom w:val="0"/>
          <w:divBdr>
            <w:top w:val="none" w:sz="0" w:space="0" w:color="auto"/>
            <w:left w:val="none" w:sz="0" w:space="0" w:color="auto"/>
            <w:bottom w:val="none" w:sz="0" w:space="0" w:color="auto"/>
            <w:right w:val="none" w:sz="0" w:space="0" w:color="auto"/>
          </w:divBdr>
        </w:div>
        <w:div w:id="1479611968">
          <w:marLeft w:val="446"/>
          <w:marRight w:val="0"/>
          <w:marTop w:val="0"/>
          <w:marBottom w:val="0"/>
          <w:divBdr>
            <w:top w:val="none" w:sz="0" w:space="0" w:color="auto"/>
            <w:left w:val="none" w:sz="0" w:space="0" w:color="auto"/>
            <w:bottom w:val="none" w:sz="0" w:space="0" w:color="auto"/>
            <w:right w:val="none" w:sz="0" w:space="0" w:color="auto"/>
          </w:divBdr>
        </w:div>
      </w:divsChild>
    </w:div>
    <w:div w:id="1855877431">
      <w:bodyDiv w:val="1"/>
      <w:marLeft w:val="0"/>
      <w:marRight w:val="0"/>
      <w:marTop w:val="0"/>
      <w:marBottom w:val="0"/>
      <w:divBdr>
        <w:top w:val="none" w:sz="0" w:space="0" w:color="auto"/>
        <w:left w:val="none" w:sz="0" w:space="0" w:color="auto"/>
        <w:bottom w:val="none" w:sz="0" w:space="0" w:color="auto"/>
        <w:right w:val="none" w:sz="0" w:space="0" w:color="auto"/>
      </w:divBdr>
      <w:divsChild>
        <w:div w:id="388890907">
          <w:marLeft w:val="0"/>
          <w:marRight w:val="0"/>
          <w:marTop w:val="0"/>
          <w:marBottom w:val="0"/>
          <w:divBdr>
            <w:top w:val="none" w:sz="0" w:space="0" w:color="auto"/>
            <w:left w:val="none" w:sz="0" w:space="0" w:color="auto"/>
            <w:bottom w:val="none" w:sz="0" w:space="0" w:color="auto"/>
            <w:right w:val="none" w:sz="0" w:space="0" w:color="auto"/>
          </w:divBdr>
          <w:divsChild>
            <w:div w:id="1992900953">
              <w:marLeft w:val="0"/>
              <w:marRight w:val="0"/>
              <w:marTop w:val="0"/>
              <w:marBottom w:val="0"/>
              <w:divBdr>
                <w:top w:val="none" w:sz="0" w:space="0" w:color="auto"/>
                <w:left w:val="none" w:sz="0" w:space="0" w:color="auto"/>
                <w:bottom w:val="none" w:sz="0" w:space="0" w:color="auto"/>
                <w:right w:val="none" w:sz="0" w:space="0" w:color="auto"/>
              </w:divBdr>
              <w:divsChild>
                <w:div w:id="4478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948732">
      <w:bodyDiv w:val="1"/>
      <w:marLeft w:val="0"/>
      <w:marRight w:val="0"/>
      <w:marTop w:val="0"/>
      <w:marBottom w:val="0"/>
      <w:divBdr>
        <w:top w:val="none" w:sz="0" w:space="0" w:color="auto"/>
        <w:left w:val="none" w:sz="0" w:space="0" w:color="auto"/>
        <w:bottom w:val="none" w:sz="0" w:space="0" w:color="auto"/>
        <w:right w:val="none" w:sz="0" w:space="0" w:color="auto"/>
      </w:divBdr>
    </w:div>
    <w:div w:id="1939438654">
      <w:bodyDiv w:val="1"/>
      <w:marLeft w:val="0"/>
      <w:marRight w:val="0"/>
      <w:marTop w:val="0"/>
      <w:marBottom w:val="0"/>
      <w:divBdr>
        <w:top w:val="none" w:sz="0" w:space="0" w:color="auto"/>
        <w:left w:val="none" w:sz="0" w:space="0" w:color="auto"/>
        <w:bottom w:val="none" w:sz="0" w:space="0" w:color="auto"/>
        <w:right w:val="none" w:sz="0" w:space="0" w:color="auto"/>
      </w:divBdr>
    </w:div>
    <w:div w:id="1941990349">
      <w:bodyDiv w:val="1"/>
      <w:marLeft w:val="0"/>
      <w:marRight w:val="0"/>
      <w:marTop w:val="0"/>
      <w:marBottom w:val="0"/>
      <w:divBdr>
        <w:top w:val="none" w:sz="0" w:space="0" w:color="auto"/>
        <w:left w:val="none" w:sz="0" w:space="0" w:color="auto"/>
        <w:bottom w:val="none" w:sz="0" w:space="0" w:color="auto"/>
        <w:right w:val="none" w:sz="0" w:space="0" w:color="auto"/>
      </w:divBdr>
      <w:divsChild>
        <w:div w:id="473761203">
          <w:marLeft w:val="274"/>
          <w:marRight w:val="0"/>
          <w:marTop w:val="0"/>
          <w:marBottom w:val="120"/>
          <w:divBdr>
            <w:top w:val="none" w:sz="0" w:space="0" w:color="auto"/>
            <w:left w:val="none" w:sz="0" w:space="0" w:color="auto"/>
            <w:bottom w:val="none" w:sz="0" w:space="0" w:color="auto"/>
            <w:right w:val="none" w:sz="0" w:space="0" w:color="auto"/>
          </w:divBdr>
        </w:div>
        <w:div w:id="1363435569">
          <w:marLeft w:val="274"/>
          <w:marRight w:val="0"/>
          <w:marTop w:val="0"/>
          <w:marBottom w:val="120"/>
          <w:divBdr>
            <w:top w:val="none" w:sz="0" w:space="0" w:color="auto"/>
            <w:left w:val="none" w:sz="0" w:space="0" w:color="auto"/>
            <w:bottom w:val="none" w:sz="0" w:space="0" w:color="auto"/>
            <w:right w:val="none" w:sz="0" w:space="0" w:color="auto"/>
          </w:divBdr>
        </w:div>
        <w:div w:id="657927468">
          <w:marLeft w:val="274"/>
          <w:marRight w:val="0"/>
          <w:marTop w:val="0"/>
          <w:marBottom w:val="120"/>
          <w:divBdr>
            <w:top w:val="none" w:sz="0" w:space="0" w:color="auto"/>
            <w:left w:val="none" w:sz="0" w:space="0" w:color="auto"/>
            <w:bottom w:val="none" w:sz="0" w:space="0" w:color="auto"/>
            <w:right w:val="none" w:sz="0" w:space="0" w:color="auto"/>
          </w:divBdr>
        </w:div>
      </w:divsChild>
    </w:div>
    <w:div w:id="1985886999">
      <w:bodyDiv w:val="1"/>
      <w:marLeft w:val="0"/>
      <w:marRight w:val="0"/>
      <w:marTop w:val="0"/>
      <w:marBottom w:val="0"/>
      <w:divBdr>
        <w:top w:val="none" w:sz="0" w:space="0" w:color="auto"/>
        <w:left w:val="none" w:sz="0" w:space="0" w:color="auto"/>
        <w:bottom w:val="none" w:sz="0" w:space="0" w:color="auto"/>
        <w:right w:val="none" w:sz="0" w:space="0" w:color="auto"/>
      </w:divBdr>
    </w:div>
    <w:div w:id="1994984593">
      <w:bodyDiv w:val="1"/>
      <w:marLeft w:val="0"/>
      <w:marRight w:val="0"/>
      <w:marTop w:val="0"/>
      <w:marBottom w:val="0"/>
      <w:divBdr>
        <w:top w:val="none" w:sz="0" w:space="0" w:color="auto"/>
        <w:left w:val="none" w:sz="0" w:space="0" w:color="auto"/>
        <w:bottom w:val="none" w:sz="0" w:space="0" w:color="auto"/>
        <w:right w:val="none" w:sz="0" w:space="0" w:color="auto"/>
      </w:divBdr>
      <w:divsChild>
        <w:div w:id="1441023434">
          <w:marLeft w:val="0"/>
          <w:marRight w:val="0"/>
          <w:marTop w:val="0"/>
          <w:marBottom w:val="0"/>
          <w:divBdr>
            <w:top w:val="none" w:sz="0" w:space="0" w:color="auto"/>
            <w:left w:val="none" w:sz="0" w:space="0" w:color="auto"/>
            <w:bottom w:val="none" w:sz="0" w:space="0" w:color="auto"/>
            <w:right w:val="none" w:sz="0" w:space="0" w:color="auto"/>
          </w:divBdr>
          <w:divsChild>
            <w:div w:id="696195866">
              <w:marLeft w:val="0"/>
              <w:marRight w:val="0"/>
              <w:marTop w:val="0"/>
              <w:marBottom w:val="0"/>
              <w:divBdr>
                <w:top w:val="none" w:sz="0" w:space="0" w:color="auto"/>
                <w:left w:val="none" w:sz="0" w:space="0" w:color="auto"/>
                <w:bottom w:val="none" w:sz="0" w:space="0" w:color="auto"/>
                <w:right w:val="none" w:sz="0" w:space="0" w:color="auto"/>
              </w:divBdr>
              <w:divsChild>
                <w:div w:id="12311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66680">
      <w:bodyDiv w:val="1"/>
      <w:marLeft w:val="0"/>
      <w:marRight w:val="0"/>
      <w:marTop w:val="0"/>
      <w:marBottom w:val="0"/>
      <w:divBdr>
        <w:top w:val="none" w:sz="0" w:space="0" w:color="auto"/>
        <w:left w:val="none" w:sz="0" w:space="0" w:color="auto"/>
        <w:bottom w:val="none" w:sz="0" w:space="0" w:color="auto"/>
        <w:right w:val="none" w:sz="0" w:space="0" w:color="auto"/>
      </w:divBdr>
      <w:divsChild>
        <w:div w:id="1955212628">
          <w:marLeft w:val="0"/>
          <w:marRight w:val="0"/>
          <w:marTop w:val="0"/>
          <w:marBottom w:val="0"/>
          <w:divBdr>
            <w:top w:val="none" w:sz="0" w:space="0" w:color="auto"/>
            <w:left w:val="none" w:sz="0" w:space="0" w:color="auto"/>
            <w:bottom w:val="none" w:sz="0" w:space="0" w:color="auto"/>
            <w:right w:val="none" w:sz="0" w:space="0" w:color="auto"/>
          </w:divBdr>
          <w:divsChild>
            <w:div w:id="1314220366">
              <w:marLeft w:val="0"/>
              <w:marRight w:val="0"/>
              <w:marTop w:val="0"/>
              <w:marBottom w:val="0"/>
              <w:divBdr>
                <w:top w:val="none" w:sz="0" w:space="0" w:color="auto"/>
                <w:left w:val="none" w:sz="0" w:space="0" w:color="auto"/>
                <w:bottom w:val="none" w:sz="0" w:space="0" w:color="auto"/>
                <w:right w:val="none" w:sz="0" w:space="0" w:color="auto"/>
              </w:divBdr>
              <w:divsChild>
                <w:div w:id="17484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5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wmf"/><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8.emf"/><Relationship Id="rId3" Type="http://schemas.openxmlformats.org/officeDocument/2006/relationships/customXml" Target="../customXml/item3.xml"/><Relationship Id="rId21" Type="http://schemas.openxmlformats.org/officeDocument/2006/relationships/hyperlink" Target="http://www.mega.com" TargetMode="External"/><Relationship Id="rId34" Type="http://schemas.openxmlformats.org/officeDocument/2006/relationships/image" Target="media/image14.png"/><Relationship Id="rId42" Type="http://schemas.microsoft.com/office/2011/relationships/people" Target="peop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package" Target="embeddings/Microsoft_PowerPoint_Presentation.pptx"/><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intranet.deutsche-boerse.de/INTRANET/departments/gis.nsf/0/5F585F612681D0F6C12576CE00537FA0/$file/Information%20Owners%20201706.pdf" TargetMode="External"/><Relationship Id="rId28" Type="http://schemas.openxmlformats.org/officeDocument/2006/relationships/image" Target="media/image8.png"/><Relationship Id="rId36" Type="http://schemas.openxmlformats.org/officeDocument/2006/relationships/image" Target="cid:image001.jpg@01D446A9.CDBBEED0" TargetMode="External"/><Relationship Id="rId10" Type="http://schemas.openxmlformats.org/officeDocument/2006/relationships/webSettings" Target="webSettings.xml"/><Relationship Id="rId19" Type="http://schemas.openxmlformats.org/officeDocument/2006/relationships/comments" Target="comments.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D73176AE285B41B70AC472CF90C4FC" ma:contentTypeVersion="1" ma:contentTypeDescription="Create a new document." ma:contentTypeScope="" ma:versionID="a489a55cd9aaad2ff623add2c5ebb70d">
  <xsd:schema xmlns:xsd="http://www.w3.org/2001/XMLSchema" xmlns:xs="http://www.w3.org/2001/XMLSchema" xmlns:p="http://schemas.microsoft.com/office/2006/metadata/properties" xmlns:ns2="8ce08be1-9e6f-4f6f-90a7-c62d74f086c5" targetNamespace="http://schemas.microsoft.com/office/2006/metadata/properties" ma:root="true" ma:fieldsID="91c4c454732a31073f5ce9178795ba8f" ns2:_="">
    <xsd:import namespace="8ce08be1-9e6f-4f6f-90a7-c62d74f086c5"/>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e08be1-9e6f-4f6f-90a7-c62d74f086c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1ZTIxNjY1Mi03Y2IxLTQyZDMtYTIyZi1mYjVjN2YzNDhkYjUiIG9yaWdpbj0idXNlclNlbGVjdGVkIj48ZWxlbWVudCB1aWQ9ImlkX2NsYXNzaWZpY2F0aW9uX2ludGVybmFsb25seSIgdmFsdWU9IiIgeG1sbnM9Imh0dHA6Ly93d3cuYm9sZG9uamFtZXMuY29tLzIwMDgvMDEvc2llL2ludGVybmFsL2xhYmVsIiAvPjwvc2lzbD48VXNlck5hbWU+T0FBRFxhdzg4MzwvVXNlck5hbWU+PERhdGVUaW1lPjIyLzA4LzIwMTcgMTA6Mjg6MzM8L0RhdGVUaW1lPjxMYWJlbFN0cmluZz5JbnRlcm5hbDwvTGFiZWxTdHJpbmc+PC9pdGVtPjwvbGFiZWxIaXN0b3J5Pg==</Value>
</WrappedLabelHistory>
</file>

<file path=customXml/item5.xml><?xml version="1.0" encoding="utf-8"?>
<sisl xmlns:xsi="http://www.w3.org/2001/XMLSchema-instance" xmlns:xsd="http://www.w3.org/2001/XMLSchema" xmlns="http://www.boldonjames.com/2008/01/sie/internal/label" sislVersion="0" policy="5e216652-7cb1-42d3-a22f-fb5c7f348db5" origin="userSelected">
  <element uid="id_classification_internalonly" value=""/>
</sisl>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94F8B-74F4-4F08-8F91-E5F0947F5AB9}">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8ce08be1-9e6f-4f6f-90a7-c62d74f086c5"/>
    <ds:schemaRef ds:uri="http://www.w3.org/XML/1998/namespace"/>
    <ds:schemaRef ds:uri="http://purl.org/dc/dcmitype/"/>
  </ds:schemaRefs>
</ds:datastoreItem>
</file>

<file path=customXml/itemProps2.xml><?xml version="1.0" encoding="utf-8"?>
<ds:datastoreItem xmlns:ds="http://schemas.openxmlformats.org/officeDocument/2006/customXml" ds:itemID="{EBC4DF90-F3FF-4557-87CE-FAC2324ADF6E}">
  <ds:schemaRefs>
    <ds:schemaRef ds:uri="http://schemas.microsoft.com/sharepoint/v3/contenttype/forms"/>
  </ds:schemaRefs>
</ds:datastoreItem>
</file>

<file path=customXml/itemProps3.xml><?xml version="1.0" encoding="utf-8"?>
<ds:datastoreItem xmlns:ds="http://schemas.openxmlformats.org/officeDocument/2006/customXml" ds:itemID="{8D6C1777-940E-40BF-84B8-584E91BA95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e08be1-9e6f-4f6f-90a7-c62d74f086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BC72E8A-B72A-4BEF-8B45-70B826F1AA30}">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CB5C6677-EB8F-439D-B1CC-FEBA46C52D51}">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9BDD752B-CA24-4211-9FC7-3059EB615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4874</Words>
  <Characters>27788</Characters>
  <Application>Microsoft Office Word</Application>
  <DocSecurity>4</DocSecurity>
  <Lines>231</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Template_Incident Management Procedure</vt:lpstr>
      <vt:lpstr>Template_Incident Management Procedure</vt:lpstr>
    </vt:vector>
  </TitlesOfParts>
  <Company>Deutsche Börse Group</Company>
  <LinksUpToDate>false</LinksUpToDate>
  <CharactersWithSpaces>32597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Template_Incident Management Procedure</dc:title>
  <dc:creator>Cosima Bachor</dc:creator>
  <cp:lastModifiedBy>Preuss Michal</cp:lastModifiedBy>
  <cp:revision>2</cp:revision>
  <cp:lastPrinted>2018-09-19T14:41:00Z</cp:lastPrinted>
  <dcterms:created xsi:type="dcterms:W3CDTF">2018-10-29T10:18:00Z</dcterms:created>
  <dcterms:modified xsi:type="dcterms:W3CDTF">2018-10-29T10:18:00Z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0x010100C2D73176AE285B41B70AC472CF90C4FC</vt:lpwstr>
  </property>
  <property fmtid="{D5CDD505-2E9C-101B-9397-08002B2CF9AE}" pid="3" name="docIndexRef">
    <vt:lpwstr>840bc959-700d-453b-a7ec-c53ca6ca1473</vt:lpwstr>
  </property>
  <property fmtid="{D5CDD505-2E9C-101B-9397-08002B2CF9AE}" pid="4" name="bjSaver">
    <vt:lpwstr>Xjc7tlr7A+o2aC8iSvbyBTLIt5TdMMX7</vt:lpwstr>
  </property>
  <property fmtid="{D5CDD505-2E9C-101B-9397-08002B2CF9AE}" pid="5" name="bjDocumentLabelXML">
    <vt:lpwstr>&lt;?xml version="1.0" encoding="us-ascii"?&gt;&lt;sisl xmlns:xsi="http://www.w3.org/2001/XMLSchema-instance" xmlns:xsd="http://www.w3.org/2001/XMLSchema" sislVersion="0" policy="5e216652-7cb1-42d3-a22f-fb5c7f348db5" origin="userSelected" xmlns="http://www.boldonj</vt:lpwstr>
  </property>
  <property fmtid="{D5CDD505-2E9C-101B-9397-08002B2CF9AE}" pid="6" name="bjDocumentLabelXML-0">
    <vt:lpwstr>ames.com/2008/01/sie/internal/label"&gt;&lt;element uid="id_classification_internalonly" value="" /&gt;&lt;/sisl&gt;</vt:lpwstr>
  </property>
  <property fmtid="{D5CDD505-2E9C-101B-9397-08002B2CF9AE}" pid="7" name="bjDocumentSecurityLabel">
    <vt:lpwstr>Internal</vt:lpwstr>
  </property>
  <property fmtid="{D5CDD505-2E9C-101B-9397-08002B2CF9AE}" pid="8" name="DBG_Classification_ID">
    <vt:lpwstr>2</vt:lpwstr>
  </property>
  <property fmtid="{D5CDD505-2E9C-101B-9397-08002B2CF9AE}" pid="9" name="DBG_Classification_Name">
    <vt:lpwstr>Internal</vt:lpwstr>
  </property>
  <property fmtid="{D5CDD505-2E9C-101B-9397-08002B2CF9AE}" pid="10" name="bjLabelHistoryID">
    <vt:lpwstr>{6BC72E8A-B72A-4BEF-8B45-70B826F1AA30}</vt:lpwstr>
  </property>
</Properties>
</file>